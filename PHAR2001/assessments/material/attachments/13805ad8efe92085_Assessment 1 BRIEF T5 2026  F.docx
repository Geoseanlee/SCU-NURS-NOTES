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939A6" w14:textId="717941D4" w:rsidR="0008528A" w:rsidRPr="00975EA7" w:rsidRDefault="630D7D3F" w:rsidP="00572CF9">
      <w:pPr>
        <w:pStyle w:val="Title"/>
        <w:keepNext/>
        <w:keepLines/>
        <w:spacing w:after="120"/>
        <w:rPr>
          <w:rFonts w:ascii="Arial" w:hAnsi="Arial" w:cs="Arial"/>
          <w:sz w:val="48"/>
          <w:szCs w:val="48"/>
        </w:rPr>
      </w:pPr>
      <w:r w:rsidRPr="00975EA7">
        <w:rPr>
          <w:rFonts w:ascii="Arial" w:hAnsi="Arial" w:cs="Arial"/>
          <w:sz w:val="48"/>
          <w:szCs w:val="48"/>
        </w:rPr>
        <w:t xml:space="preserve">Assessment </w:t>
      </w:r>
      <w:r w:rsidR="50CF32E0" w:rsidRPr="00975EA7">
        <w:rPr>
          <w:rFonts w:ascii="Arial" w:hAnsi="Arial" w:cs="Arial"/>
          <w:sz w:val="48"/>
          <w:szCs w:val="48"/>
        </w:rPr>
        <w:t>Brief</w:t>
      </w:r>
      <w:r w:rsidR="6F0E9C76" w:rsidRPr="00975EA7">
        <w:rPr>
          <w:rFonts w:ascii="Arial" w:hAnsi="Arial" w:cs="Arial"/>
          <w:sz w:val="48"/>
          <w:szCs w:val="48"/>
        </w:rPr>
        <w:t xml:space="preserve"> </w:t>
      </w:r>
      <w:r w:rsidR="21363EA9" w:rsidRPr="00975EA7">
        <w:rPr>
          <w:rFonts w:ascii="Arial" w:hAnsi="Arial" w:cs="Arial"/>
          <w:sz w:val="48"/>
          <w:szCs w:val="48"/>
        </w:rPr>
        <w:t>#</w:t>
      </w:r>
      <w:r w:rsidR="00B114DA" w:rsidRPr="00975EA7">
        <w:rPr>
          <w:rFonts w:ascii="Arial" w:hAnsi="Arial" w:cs="Arial"/>
          <w:sz w:val="48"/>
          <w:szCs w:val="48"/>
        </w:rPr>
        <w:t>1</w:t>
      </w:r>
    </w:p>
    <w:p w14:paraId="6C963EAE" w14:textId="4DA0C6D6" w:rsidR="0008528A" w:rsidRPr="00975EA7" w:rsidRDefault="13B95C44" w:rsidP="00B91032">
      <w:pPr>
        <w:pStyle w:val="Heading1"/>
        <w:spacing w:before="240" w:after="120"/>
        <w:rPr>
          <w:rFonts w:ascii="Arial" w:hAnsi="Arial" w:cs="Arial"/>
          <w:sz w:val="36"/>
          <w:szCs w:val="36"/>
        </w:rPr>
      </w:pPr>
      <w:r w:rsidRPr="00975EA7">
        <w:rPr>
          <w:rFonts w:ascii="Arial" w:hAnsi="Arial" w:cs="Arial"/>
          <w:sz w:val="36"/>
          <w:szCs w:val="36"/>
        </w:rPr>
        <w:t>Assessment Details</w:t>
      </w:r>
    </w:p>
    <w:tbl>
      <w:tblPr>
        <w:tblW w:w="895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495"/>
        <w:gridCol w:w="5460"/>
      </w:tblGrid>
      <w:tr w:rsidR="24AD2262" w:rsidRPr="00975EA7" w14:paraId="02DD4641" w14:textId="77777777" w:rsidTr="770013D4">
        <w:trPr>
          <w:trHeight w:val="300"/>
        </w:trPr>
        <w:tc>
          <w:tcPr>
            <w:tcW w:w="34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9D9D9" w:themeFill="background1" w:themeFillShade="D9"/>
            <w:tcMar>
              <w:left w:w="105" w:type="dxa"/>
              <w:right w:w="105" w:type="dxa"/>
            </w:tcMar>
            <w:vAlign w:val="center"/>
          </w:tcPr>
          <w:p w14:paraId="43B479EF" w14:textId="43D80A61" w:rsidR="24AD2262" w:rsidRPr="00975EA7" w:rsidRDefault="7196AF98" w:rsidP="00CF195B">
            <w:pPr>
              <w:pStyle w:val="NoSpacing"/>
              <w:spacing w:before="20" w:after="20"/>
              <w:rPr>
                <w:rFonts w:ascii="Arial" w:hAnsi="Arial" w:cs="Arial"/>
                <w:b/>
                <w:bCs/>
                <w:sz w:val="22"/>
                <w:szCs w:val="22"/>
              </w:rPr>
            </w:pPr>
            <w:r w:rsidRPr="00975EA7">
              <w:rPr>
                <w:rFonts w:ascii="Arial" w:hAnsi="Arial" w:cs="Arial"/>
                <w:b/>
                <w:bCs/>
                <w:sz w:val="22"/>
                <w:szCs w:val="22"/>
              </w:rPr>
              <w:t>Unit Code Title​</w:t>
            </w:r>
          </w:p>
        </w:tc>
        <w:tc>
          <w:tcPr>
            <w:tcW w:w="546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78925A46" w14:textId="6AE19FF3" w:rsidR="6C7F696D" w:rsidRPr="00975EA7" w:rsidRDefault="00B114DA" w:rsidP="00CF195B">
            <w:pPr>
              <w:pStyle w:val="NoSpacing"/>
              <w:spacing w:before="20" w:after="20"/>
              <w:rPr>
                <w:rFonts w:ascii="Arial" w:hAnsi="Arial" w:cs="Arial"/>
                <w:sz w:val="22"/>
                <w:szCs w:val="22"/>
              </w:rPr>
            </w:pPr>
            <w:r w:rsidRPr="00975EA7">
              <w:rPr>
                <w:rFonts w:ascii="Arial" w:hAnsi="Arial" w:cs="Arial"/>
                <w:sz w:val="22"/>
                <w:szCs w:val="22"/>
              </w:rPr>
              <w:t>PHAR2001 Introductory Pharmacology</w:t>
            </w:r>
          </w:p>
        </w:tc>
      </w:tr>
      <w:tr w:rsidR="009E4465" w:rsidRPr="00975EA7" w14:paraId="2BB2798E" w14:textId="77777777" w:rsidTr="770013D4">
        <w:trPr>
          <w:trHeight w:val="300"/>
        </w:trPr>
        <w:tc>
          <w:tcPr>
            <w:tcW w:w="34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9D9D9" w:themeFill="background1" w:themeFillShade="D9"/>
            <w:tcMar>
              <w:left w:w="105" w:type="dxa"/>
              <w:right w:w="105" w:type="dxa"/>
            </w:tcMar>
            <w:vAlign w:val="center"/>
          </w:tcPr>
          <w:p w14:paraId="72DFC513" w14:textId="4898FAE3" w:rsidR="009E4465" w:rsidRPr="00975EA7" w:rsidRDefault="7196AF98" w:rsidP="00CF195B">
            <w:pPr>
              <w:pStyle w:val="NoSpacing"/>
              <w:spacing w:before="20" w:after="20"/>
              <w:rPr>
                <w:rFonts w:ascii="Arial" w:eastAsia="Aptos" w:hAnsi="Arial" w:cs="Arial"/>
                <w:b/>
                <w:bCs/>
                <w:color w:val="000000" w:themeColor="text1"/>
                <w:sz w:val="22"/>
                <w:szCs w:val="22"/>
                <w:lang w:val="en-AU"/>
              </w:rPr>
            </w:pPr>
            <w:r w:rsidRPr="00975EA7">
              <w:rPr>
                <w:rFonts w:ascii="Arial" w:hAnsi="Arial" w:cs="Arial"/>
                <w:b/>
                <w:bCs/>
                <w:sz w:val="22"/>
                <w:szCs w:val="22"/>
              </w:rPr>
              <w:t xml:space="preserve">Assessment </w:t>
            </w:r>
            <w:r w:rsidR="4477FDE0" w:rsidRPr="00975EA7">
              <w:rPr>
                <w:rFonts w:ascii="Arial" w:hAnsi="Arial" w:cs="Arial"/>
                <w:b/>
                <w:bCs/>
                <w:sz w:val="22"/>
                <w:szCs w:val="22"/>
              </w:rPr>
              <w:t xml:space="preserve"># </w:t>
            </w:r>
            <w:r w:rsidRPr="00975EA7">
              <w:rPr>
                <w:rFonts w:ascii="Arial" w:hAnsi="Arial" w:cs="Arial"/>
                <w:b/>
                <w:bCs/>
                <w:sz w:val="22"/>
                <w:szCs w:val="22"/>
              </w:rPr>
              <w:t>Title​</w:t>
            </w:r>
          </w:p>
        </w:tc>
        <w:tc>
          <w:tcPr>
            <w:tcW w:w="546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0D986DA1" w14:textId="099763B6" w:rsidR="009E4465" w:rsidRPr="00975EA7" w:rsidRDefault="00B114DA" w:rsidP="00CF195B">
            <w:pPr>
              <w:pStyle w:val="NoSpacing"/>
              <w:spacing w:before="20" w:after="20"/>
              <w:rPr>
                <w:rFonts w:ascii="Arial" w:hAnsi="Arial" w:cs="Arial"/>
                <w:sz w:val="22"/>
                <w:szCs w:val="22"/>
              </w:rPr>
            </w:pPr>
            <w:r w:rsidRPr="00975EA7">
              <w:rPr>
                <w:rFonts w:ascii="Arial" w:hAnsi="Arial" w:cs="Arial"/>
                <w:sz w:val="22"/>
                <w:szCs w:val="22"/>
              </w:rPr>
              <w:t>Assessment 1: Quiz</w:t>
            </w:r>
          </w:p>
        </w:tc>
      </w:tr>
      <w:tr w:rsidR="004E7E28" w:rsidRPr="00975EA7" w14:paraId="5B0E70A1" w14:textId="77777777" w:rsidTr="770013D4">
        <w:trPr>
          <w:trHeight w:val="300"/>
        </w:trPr>
        <w:tc>
          <w:tcPr>
            <w:tcW w:w="34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9D9D9" w:themeFill="background1" w:themeFillShade="D9"/>
            <w:tcMar>
              <w:left w:w="105" w:type="dxa"/>
              <w:right w:w="105" w:type="dxa"/>
            </w:tcMar>
            <w:vAlign w:val="center"/>
          </w:tcPr>
          <w:p w14:paraId="2AFA460D" w14:textId="2187E9E5" w:rsidR="004E7E28" w:rsidRPr="00975EA7" w:rsidRDefault="7196AF98" w:rsidP="00CF195B">
            <w:pPr>
              <w:pStyle w:val="NoSpacing"/>
              <w:spacing w:before="20" w:after="20"/>
              <w:rPr>
                <w:rFonts w:ascii="Arial" w:eastAsia="Aptos" w:hAnsi="Arial" w:cs="Arial"/>
                <w:b/>
                <w:bCs/>
                <w:color w:val="000000" w:themeColor="text1"/>
                <w:sz w:val="22"/>
                <w:szCs w:val="22"/>
                <w:lang w:val="en-AU"/>
              </w:rPr>
            </w:pPr>
            <w:r w:rsidRPr="00975EA7">
              <w:rPr>
                <w:rFonts w:ascii="Arial" w:hAnsi="Arial" w:cs="Arial"/>
                <w:b/>
                <w:bCs/>
                <w:sz w:val="22"/>
                <w:szCs w:val="22"/>
              </w:rPr>
              <w:t>Assessment Category</w:t>
            </w:r>
          </w:p>
        </w:tc>
        <w:tc>
          <w:tcPr>
            <w:tcW w:w="546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5E5E19BE" w14:textId="78077C64" w:rsidR="004E7E28" w:rsidRPr="00975EA7" w:rsidRDefault="00B114DA" w:rsidP="00CF195B">
            <w:pPr>
              <w:pStyle w:val="NoSpacing"/>
              <w:spacing w:before="20" w:after="20"/>
              <w:rPr>
                <w:rFonts w:ascii="Arial" w:hAnsi="Arial" w:cs="Arial"/>
                <w:sz w:val="22"/>
                <w:szCs w:val="22"/>
              </w:rPr>
            </w:pPr>
            <w:r w:rsidRPr="00975EA7">
              <w:rPr>
                <w:rFonts w:ascii="Arial" w:hAnsi="Arial" w:cs="Arial"/>
                <w:sz w:val="22"/>
                <w:szCs w:val="22"/>
              </w:rPr>
              <w:t>Quiz</w:t>
            </w:r>
          </w:p>
        </w:tc>
      </w:tr>
      <w:tr w:rsidR="24AD2262" w:rsidRPr="00975EA7" w14:paraId="14F7ADE2" w14:textId="77777777" w:rsidTr="770013D4">
        <w:trPr>
          <w:trHeight w:val="390"/>
        </w:trPr>
        <w:tc>
          <w:tcPr>
            <w:tcW w:w="34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9D9D9" w:themeFill="background1" w:themeFillShade="D9"/>
            <w:tcMar>
              <w:left w:w="105" w:type="dxa"/>
              <w:right w:w="105" w:type="dxa"/>
            </w:tcMar>
            <w:vAlign w:val="center"/>
          </w:tcPr>
          <w:p w14:paraId="1ECE4B5A" w14:textId="68D66D06" w:rsidR="24AD2262" w:rsidRPr="00975EA7" w:rsidRDefault="5E032A2F" w:rsidP="00CF195B">
            <w:pPr>
              <w:pStyle w:val="NoSpacing"/>
              <w:spacing w:before="20" w:after="20"/>
              <w:rPr>
                <w:rFonts w:ascii="Arial" w:eastAsia="Aptos" w:hAnsi="Arial" w:cs="Arial"/>
                <w:b/>
                <w:bCs/>
                <w:color w:val="000000" w:themeColor="text1"/>
                <w:sz w:val="22"/>
                <w:szCs w:val="22"/>
                <w:lang w:val="en-AU"/>
              </w:rPr>
            </w:pPr>
            <w:r w:rsidRPr="00975EA7">
              <w:rPr>
                <w:rFonts w:ascii="Arial" w:hAnsi="Arial" w:cs="Arial"/>
                <w:b/>
                <w:bCs/>
                <w:sz w:val="22"/>
                <w:szCs w:val="22"/>
              </w:rPr>
              <w:t>Due</w:t>
            </w:r>
            <w:r w:rsidR="264063A0" w:rsidRPr="00975EA7">
              <w:rPr>
                <w:rFonts w:ascii="Arial" w:hAnsi="Arial" w:cs="Arial"/>
                <w:b/>
                <w:bCs/>
                <w:sz w:val="22"/>
                <w:szCs w:val="22"/>
              </w:rPr>
              <w:t xml:space="preserve"> </w:t>
            </w:r>
            <w:r w:rsidR="20A4F369" w:rsidRPr="00975EA7">
              <w:rPr>
                <w:rFonts w:ascii="Arial" w:hAnsi="Arial" w:cs="Arial"/>
                <w:b/>
                <w:bCs/>
                <w:sz w:val="22"/>
                <w:szCs w:val="22"/>
              </w:rPr>
              <w:t>D</w:t>
            </w:r>
            <w:r w:rsidR="264063A0" w:rsidRPr="00975EA7">
              <w:rPr>
                <w:rFonts w:ascii="Arial" w:hAnsi="Arial" w:cs="Arial"/>
                <w:b/>
                <w:bCs/>
                <w:sz w:val="22"/>
                <w:szCs w:val="22"/>
              </w:rPr>
              <w:t>ate</w:t>
            </w:r>
          </w:p>
        </w:tc>
        <w:tc>
          <w:tcPr>
            <w:tcW w:w="546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21FA06C4" w14:textId="30D05403" w:rsidR="54588A14" w:rsidRPr="00975EA7" w:rsidRDefault="55384C41" w:rsidP="00CF195B">
            <w:pPr>
              <w:pStyle w:val="NoSpacing"/>
              <w:spacing w:before="20" w:after="20"/>
              <w:rPr>
                <w:rFonts w:ascii="Arial" w:eastAsia="Aptos" w:hAnsi="Arial" w:cs="Arial"/>
                <w:color w:val="000000" w:themeColor="text1"/>
                <w:sz w:val="22"/>
                <w:szCs w:val="22"/>
              </w:rPr>
            </w:pPr>
            <w:r w:rsidRPr="00975EA7">
              <w:rPr>
                <w:rFonts w:ascii="Arial" w:hAnsi="Arial" w:cs="Arial"/>
                <w:sz w:val="22"/>
                <w:szCs w:val="22"/>
              </w:rPr>
              <w:t xml:space="preserve">Week </w:t>
            </w:r>
            <w:r w:rsidR="020B073A" w:rsidRPr="00975EA7">
              <w:rPr>
                <w:rFonts w:ascii="Arial" w:hAnsi="Arial" w:cs="Arial"/>
                <w:sz w:val="22"/>
                <w:szCs w:val="22"/>
              </w:rPr>
              <w:t>#</w:t>
            </w:r>
            <w:r w:rsidR="00B114DA" w:rsidRPr="00975EA7">
              <w:rPr>
                <w:rFonts w:ascii="Arial" w:hAnsi="Arial" w:cs="Arial"/>
                <w:sz w:val="22"/>
                <w:szCs w:val="22"/>
              </w:rPr>
              <w:t>2</w:t>
            </w:r>
            <w:r w:rsidRPr="00975EA7">
              <w:rPr>
                <w:rFonts w:ascii="Arial" w:hAnsi="Arial" w:cs="Arial"/>
                <w:sz w:val="22"/>
                <w:szCs w:val="22"/>
              </w:rPr>
              <w:t xml:space="preserve">, </w:t>
            </w:r>
            <w:r w:rsidR="00B114DA" w:rsidRPr="00975EA7">
              <w:rPr>
                <w:rFonts w:ascii="Arial" w:hAnsi="Arial" w:cs="Arial"/>
                <w:sz w:val="22"/>
                <w:szCs w:val="22"/>
              </w:rPr>
              <w:t xml:space="preserve">Friday, </w:t>
            </w:r>
            <w:r w:rsidR="007B2905">
              <w:rPr>
                <w:rFonts w:ascii="Arial" w:hAnsi="Arial" w:cs="Arial"/>
                <w:sz w:val="22"/>
                <w:szCs w:val="22"/>
              </w:rPr>
              <w:t xml:space="preserve">06 </w:t>
            </w:r>
            <w:proofErr w:type="gramStart"/>
            <w:r w:rsidR="007B2905">
              <w:rPr>
                <w:rFonts w:ascii="Arial" w:hAnsi="Arial" w:cs="Arial"/>
                <w:sz w:val="22"/>
                <w:szCs w:val="22"/>
              </w:rPr>
              <w:t>November,</w:t>
            </w:r>
            <w:proofErr w:type="gramEnd"/>
            <w:r w:rsidR="007B2905">
              <w:rPr>
                <w:rFonts w:ascii="Arial" w:hAnsi="Arial" w:cs="Arial"/>
                <w:sz w:val="22"/>
                <w:szCs w:val="22"/>
              </w:rPr>
              <w:t xml:space="preserve"> </w:t>
            </w:r>
            <w:r w:rsidR="00B114DA" w:rsidRPr="00975EA7">
              <w:rPr>
                <w:rFonts w:ascii="Arial" w:hAnsi="Arial" w:cs="Arial"/>
                <w:sz w:val="22"/>
                <w:szCs w:val="22"/>
              </w:rPr>
              <w:t xml:space="preserve">2026. </w:t>
            </w:r>
            <w:r w:rsidR="00B114DA" w:rsidRPr="00975EA7">
              <w:rPr>
                <w:rFonts w:ascii="Arial" w:hAnsi="Arial" w:cs="Arial"/>
              </w:rPr>
              <w:t xml:space="preserve">The quiz </w:t>
            </w:r>
            <w:proofErr w:type="gramStart"/>
            <w:r w:rsidR="00B114DA" w:rsidRPr="00975EA7">
              <w:rPr>
                <w:rFonts w:ascii="Arial" w:hAnsi="Arial" w:cs="Arial"/>
              </w:rPr>
              <w:t>becomes</w:t>
            </w:r>
            <w:proofErr w:type="gramEnd"/>
            <w:r w:rsidR="00B114DA" w:rsidRPr="00975EA7">
              <w:rPr>
                <w:rFonts w:ascii="Arial" w:hAnsi="Arial" w:cs="Arial"/>
              </w:rPr>
              <w:t xml:space="preserve"> available at 06:00 on Friday</w:t>
            </w:r>
            <w:r w:rsidR="007B2905">
              <w:rPr>
                <w:rFonts w:ascii="Arial" w:hAnsi="Arial" w:cs="Arial"/>
              </w:rPr>
              <w:t xml:space="preserve"> 06 November</w:t>
            </w:r>
            <w:r w:rsidR="003E2A58">
              <w:rPr>
                <w:rFonts w:ascii="Arial" w:hAnsi="Arial" w:cs="Arial"/>
              </w:rPr>
              <w:t xml:space="preserve">, </w:t>
            </w:r>
            <w:r w:rsidR="00B114DA" w:rsidRPr="00975EA7">
              <w:rPr>
                <w:rFonts w:ascii="Arial" w:hAnsi="Arial" w:cs="Arial"/>
              </w:rPr>
              <w:t xml:space="preserve">NSW time. From that point, you have 24 hours to start it, before access closes at 05:59 on Saturday </w:t>
            </w:r>
            <w:r w:rsidR="003E2A58">
              <w:rPr>
                <w:rFonts w:ascii="Arial" w:hAnsi="Arial" w:cs="Arial"/>
              </w:rPr>
              <w:t>07 November</w:t>
            </w:r>
            <w:r w:rsidR="00B114DA" w:rsidRPr="00975EA7">
              <w:rPr>
                <w:rFonts w:ascii="Arial" w:hAnsi="Arial" w:cs="Arial"/>
              </w:rPr>
              <w:t>.</w:t>
            </w:r>
          </w:p>
        </w:tc>
      </w:tr>
      <w:tr w:rsidR="001D76F9" w:rsidRPr="00975EA7" w14:paraId="0C9DD166" w14:textId="77777777" w:rsidTr="770013D4">
        <w:trPr>
          <w:trHeight w:val="300"/>
        </w:trPr>
        <w:tc>
          <w:tcPr>
            <w:tcW w:w="34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9D9D9" w:themeFill="background1" w:themeFillShade="D9"/>
            <w:tcMar>
              <w:left w:w="105" w:type="dxa"/>
              <w:right w:w="105" w:type="dxa"/>
            </w:tcMar>
            <w:vAlign w:val="center"/>
          </w:tcPr>
          <w:p w14:paraId="12CDACBF" w14:textId="3C55AB92" w:rsidR="001D76F9" w:rsidRPr="00975EA7" w:rsidRDefault="7196AF98" w:rsidP="00CF195B">
            <w:pPr>
              <w:pStyle w:val="NoSpacing"/>
              <w:spacing w:before="20" w:after="20"/>
              <w:rPr>
                <w:rFonts w:ascii="Arial" w:eastAsia="Aptos" w:hAnsi="Arial" w:cs="Arial"/>
                <w:b/>
                <w:bCs/>
                <w:color w:val="000000" w:themeColor="text1"/>
                <w:sz w:val="22"/>
                <w:szCs w:val="22"/>
                <w:lang w:val="en-AU"/>
              </w:rPr>
            </w:pPr>
            <w:r w:rsidRPr="00975EA7">
              <w:rPr>
                <w:rFonts w:ascii="Arial" w:hAnsi="Arial" w:cs="Arial"/>
                <w:b/>
                <w:bCs/>
                <w:sz w:val="22"/>
                <w:szCs w:val="22"/>
              </w:rPr>
              <w:t>Feedback &amp; Grades Release​</w:t>
            </w:r>
          </w:p>
        </w:tc>
        <w:tc>
          <w:tcPr>
            <w:tcW w:w="546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7768DAC6" w14:textId="7678D779" w:rsidR="001D76F9" w:rsidRPr="00975EA7" w:rsidRDefault="00FBD6E6" w:rsidP="00CF195B">
            <w:pPr>
              <w:pStyle w:val="NoSpacing"/>
              <w:spacing w:before="20" w:after="20"/>
              <w:rPr>
                <w:rFonts w:ascii="Arial" w:eastAsia="Aptos" w:hAnsi="Arial" w:cs="Arial"/>
                <w:color w:val="000000" w:themeColor="text1"/>
                <w:sz w:val="22"/>
                <w:szCs w:val="22"/>
              </w:rPr>
            </w:pPr>
            <w:r w:rsidRPr="00975EA7">
              <w:rPr>
                <w:rFonts w:ascii="Arial" w:hAnsi="Arial" w:cs="Arial"/>
                <w:sz w:val="22"/>
                <w:szCs w:val="22"/>
              </w:rPr>
              <w:t>​</w:t>
            </w:r>
            <w:r w:rsidR="3D5F99E4" w:rsidRPr="00975EA7">
              <w:rPr>
                <w:rFonts w:ascii="Arial" w:hAnsi="Arial" w:cs="Arial"/>
                <w:sz w:val="22"/>
                <w:szCs w:val="22"/>
              </w:rPr>
              <w:t xml:space="preserve">Week </w:t>
            </w:r>
            <w:r w:rsidR="00B114DA" w:rsidRPr="00975EA7">
              <w:rPr>
                <w:rFonts w:ascii="Arial" w:hAnsi="Arial" w:cs="Arial"/>
                <w:sz w:val="22"/>
                <w:szCs w:val="22"/>
              </w:rPr>
              <w:t>2, Sunday</w:t>
            </w:r>
            <w:r w:rsidR="003E2A58">
              <w:rPr>
                <w:rFonts w:ascii="Arial" w:hAnsi="Arial" w:cs="Arial"/>
                <w:sz w:val="22"/>
                <w:szCs w:val="22"/>
              </w:rPr>
              <w:t>, 08 November,</w:t>
            </w:r>
            <w:r w:rsidR="00B114DA" w:rsidRPr="00975EA7">
              <w:rPr>
                <w:rFonts w:ascii="Arial" w:hAnsi="Arial" w:cs="Arial"/>
                <w:sz w:val="22"/>
                <w:szCs w:val="22"/>
              </w:rPr>
              <w:t xml:space="preserve"> </w:t>
            </w:r>
            <w:r w:rsidR="3D5F99E4" w:rsidRPr="00975EA7">
              <w:rPr>
                <w:rFonts w:ascii="Arial" w:hAnsi="Arial" w:cs="Arial"/>
                <w:sz w:val="22"/>
                <w:szCs w:val="22"/>
              </w:rPr>
              <w:t>11:59</w:t>
            </w:r>
            <w:r w:rsidR="00B114DA" w:rsidRPr="00975EA7">
              <w:rPr>
                <w:rFonts w:ascii="Arial" w:hAnsi="Arial" w:cs="Arial"/>
                <w:sz w:val="22"/>
                <w:szCs w:val="22"/>
              </w:rPr>
              <w:t xml:space="preserve"> </w:t>
            </w:r>
            <w:r w:rsidR="3D5F99E4" w:rsidRPr="00975EA7">
              <w:rPr>
                <w:rFonts w:ascii="Arial" w:hAnsi="Arial" w:cs="Arial"/>
                <w:sz w:val="22"/>
                <w:szCs w:val="22"/>
              </w:rPr>
              <w:t>pm AEST</w:t>
            </w:r>
          </w:p>
        </w:tc>
      </w:tr>
      <w:tr w:rsidR="0024207D" w:rsidRPr="00975EA7" w14:paraId="232672CB" w14:textId="77777777" w:rsidTr="770013D4">
        <w:trPr>
          <w:trHeight w:val="300"/>
        </w:trPr>
        <w:tc>
          <w:tcPr>
            <w:tcW w:w="34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9D9D9" w:themeFill="background1" w:themeFillShade="D9"/>
            <w:tcMar>
              <w:left w:w="105" w:type="dxa"/>
              <w:right w:w="105" w:type="dxa"/>
            </w:tcMar>
            <w:vAlign w:val="center"/>
          </w:tcPr>
          <w:p w14:paraId="0B253DCB" w14:textId="4089E1E4" w:rsidR="0024207D" w:rsidRPr="00975EA7" w:rsidRDefault="264063A0" w:rsidP="00CF195B">
            <w:pPr>
              <w:pStyle w:val="NoSpacing"/>
              <w:spacing w:before="20" w:after="20"/>
              <w:rPr>
                <w:rFonts w:ascii="Arial" w:eastAsia="Aptos" w:hAnsi="Arial" w:cs="Arial"/>
                <w:b/>
                <w:bCs/>
                <w:color w:val="000000" w:themeColor="text1"/>
                <w:sz w:val="22"/>
                <w:szCs w:val="22"/>
                <w:lang w:val="en-AU"/>
              </w:rPr>
            </w:pPr>
            <w:r w:rsidRPr="00975EA7">
              <w:rPr>
                <w:rFonts w:ascii="Arial" w:hAnsi="Arial" w:cs="Arial"/>
                <w:b/>
                <w:bCs/>
                <w:sz w:val="22"/>
                <w:szCs w:val="22"/>
              </w:rPr>
              <w:t>Weight</w:t>
            </w:r>
          </w:p>
        </w:tc>
        <w:tc>
          <w:tcPr>
            <w:tcW w:w="546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2EC0526A" w14:textId="4D9AE666" w:rsidR="0024207D" w:rsidRPr="00975EA7" w:rsidRDefault="00B114DA" w:rsidP="00CF195B">
            <w:pPr>
              <w:pStyle w:val="NoSpacing"/>
              <w:spacing w:before="20" w:after="20"/>
              <w:rPr>
                <w:rFonts w:ascii="Arial" w:hAnsi="Arial" w:cs="Arial"/>
                <w:sz w:val="22"/>
                <w:szCs w:val="22"/>
              </w:rPr>
            </w:pPr>
            <w:r w:rsidRPr="00975EA7">
              <w:rPr>
                <w:rFonts w:ascii="Arial" w:hAnsi="Arial" w:cs="Arial"/>
                <w:sz w:val="22"/>
                <w:szCs w:val="22"/>
              </w:rPr>
              <w:t>2</w:t>
            </w:r>
            <w:r w:rsidR="59DD151A" w:rsidRPr="00975EA7">
              <w:rPr>
                <w:rFonts w:ascii="Arial" w:hAnsi="Arial" w:cs="Arial"/>
                <w:sz w:val="22"/>
                <w:szCs w:val="22"/>
              </w:rPr>
              <w:t>0</w:t>
            </w:r>
            <w:r w:rsidR="42E74DE1" w:rsidRPr="00975EA7">
              <w:rPr>
                <w:rFonts w:ascii="Arial" w:hAnsi="Arial" w:cs="Arial"/>
                <w:sz w:val="22"/>
                <w:szCs w:val="22"/>
              </w:rPr>
              <w:t>%</w:t>
            </w:r>
          </w:p>
        </w:tc>
      </w:tr>
      <w:tr w:rsidR="24AD2262" w:rsidRPr="00975EA7" w14:paraId="284BA64A" w14:textId="77777777" w:rsidTr="770013D4">
        <w:trPr>
          <w:trHeight w:val="300"/>
        </w:trPr>
        <w:tc>
          <w:tcPr>
            <w:tcW w:w="34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9D9D9" w:themeFill="background1" w:themeFillShade="D9"/>
            <w:tcMar>
              <w:left w:w="105" w:type="dxa"/>
              <w:right w:w="105" w:type="dxa"/>
            </w:tcMar>
            <w:vAlign w:val="center"/>
          </w:tcPr>
          <w:p w14:paraId="646FD5F4" w14:textId="54F09233" w:rsidR="24AD2262" w:rsidRPr="00975EA7" w:rsidRDefault="5E032A2F" w:rsidP="00CF195B">
            <w:pPr>
              <w:pStyle w:val="NoSpacing"/>
              <w:spacing w:before="20" w:after="20"/>
              <w:rPr>
                <w:rFonts w:ascii="Arial" w:eastAsia="Aptos" w:hAnsi="Arial" w:cs="Arial"/>
                <w:b/>
                <w:bCs/>
                <w:color w:val="000000" w:themeColor="text1"/>
                <w:sz w:val="22"/>
                <w:szCs w:val="22"/>
                <w:lang w:val="en-AU"/>
              </w:rPr>
            </w:pPr>
            <w:r w:rsidRPr="00975EA7">
              <w:rPr>
                <w:rFonts w:ascii="Arial" w:hAnsi="Arial" w:cs="Arial"/>
                <w:b/>
                <w:bCs/>
                <w:sz w:val="22"/>
                <w:szCs w:val="22"/>
              </w:rPr>
              <w:t>Length</w:t>
            </w:r>
            <w:r w:rsidR="3D479E3C" w:rsidRPr="00975EA7">
              <w:rPr>
                <w:rFonts w:ascii="Arial" w:hAnsi="Arial" w:cs="Arial"/>
                <w:b/>
                <w:bCs/>
                <w:sz w:val="22"/>
                <w:szCs w:val="22"/>
              </w:rPr>
              <w:t xml:space="preserve"> / Duration</w:t>
            </w:r>
          </w:p>
        </w:tc>
        <w:tc>
          <w:tcPr>
            <w:tcW w:w="546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4BB5BC6F" w14:textId="464ACAB4" w:rsidR="3E210E9C" w:rsidRPr="00975EA7" w:rsidRDefault="00224FCD" w:rsidP="00CF195B">
            <w:pPr>
              <w:pStyle w:val="NoSpacing"/>
              <w:spacing w:before="20" w:after="20"/>
              <w:rPr>
                <w:rFonts w:ascii="Arial" w:hAnsi="Arial" w:cs="Arial"/>
                <w:sz w:val="22"/>
                <w:szCs w:val="22"/>
              </w:rPr>
            </w:pPr>
            <w:r>
              <w:rPr>
                <w:rFonts w:ascii="Arial" w:hAnsi="Arial" w:cs="Arial"/>
                <w:sz w:val="22"/>
                <w:szCs w:val="22"/>
              </w:rPr>
              <w:t>6</w:t>
            </w:r>
            <w:r w:rsidR="00B114DA" w:rsidRPr="00975EA7">
              <w:rPr>
                <w:rFonts w:ascii="Arial" w:hAnsi="Arial" w:cs="Arial"/>
                <w:sz w:val="22"/>
                <w:szCs w:val="22"/>
              </w:rPr>
              <w:t>0 minutes</w:t>
            </w:r>
          </w:p>
        </w:tc>
      </w:tr>
      <w:tr w:rsidR="008603AB" w:rsidRPr="00975EA7" w14:paraId="56538E45" w14:textId="77777777" w:rsidTr="770013D4">
        <w:trPr>
          <w:trHeight w:val="300"/>
        </w:trPr>
        <w:tc>
          <w:tcPr>
            <w:tcW w:w="34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9D9D9" w:themeFill="background1" w:themeFillShade="D9"/>
            <w:tcMar>
              <w:left w:w="105" w:type="dxa"/>
              <w:right w:w="105" w:type="dxa"/>
            </w:tcMar>
            <w:vAlign w:val="center"/>
          </w:tcPr>
          <w:p w14:paraId="4A6EFEFD" w14:textId="49D6C18C" w:rsidR="008603AB" w:rsidRPr="00975EA7" w:rsidRDefault="3D479E3C" w:rsidP="00CF195B">
            <w:pPr>
              <w:pStyle w:val="NoSpacing"/>
              <w:spacing w:before="20" w:after="20"/>
              <w:rPr>
                <w:rFonts w:ascii="Arial" w:eastAsia="Aptos" w:hAnsi="Arial" w:cs="Arial"/>
                <w:b/>
                <w:bCs/>
                <w:color w:val="000000" w:themeColor="text1"/>
                <w:sz w:val="22"/>
                <w:szCs w:val="22"/>
                <w:lang w:val="en-AU"/>
              </w:rPr>
            </w:pPr>
            <w:r w:rsidRPr="00975EA7">
              <w:rPr>
                <w:rFonts w:ascii="Arial" w:hAnsi="Arial" w:cs="Arial"/>
                <w:b/>
                <w:bCs/>
                <w:sz w:val="22"/>
                <w:szCs w:val="22"/>
              </w:rPr>
              <w:t>Individual / Group</w:t>
            </w:r>
          </w:p>
        </w:tc>
        <w:tc>
          <w:tcPr>
            <w:tcW w:w="546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4D3471DE" w14:textId="0AAF094E" w:rsidR="008603AB" w:rsidRPr="00975EA7" w:rsidRDefault="69FAD83D" w:rsidP="00B114DA">
            <w:pPr>
              <w:pStyle w:val="NoSpacing"/>
              <w:spacing w:before="20" w:after="20"/>
              <w:rPr>
                <w:rFonts w:ascii="Arial" w:hAnsi="Arial" w:cs="Arial"/>
                <w:sz w:val="22"/>
                <w:szCs w:val="22"/>
              </w:rPr>
            </w:pPr>
            <w:r w:rsidRPr="00975EA7">
              <w:rPr>
                <w:rFonts w:ascii="Arial" w:hAnsi="Arial" w:cs="Arial"/>
                <w:sz w:val="22"/>
                <w:szCs w:val="22"/>
              </w:rPr>
              <w:t>Individual</w:t>
            </w:r>
          </w:p>
        </w:tc>
      </w:tr>
      <w:tr w:rsidR="008A432E" w:rsidRPr="00975EA7" w14:paraId="36F8909A" w14:textId="77777777" w:rsidTr="770013D4">
        <w:trPr>
          <w:trHeight w:val="300"/>
        </w:trPr>
        <w:tc>
          <w:tcPr>
            <w:tcW w:w="34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9D9D9" w:themeFill="background1" w:themeFillShade="D9"/>
            <w:tcMar>
              <w:left w:w="105" w:type="dxa"/>
              <w:right w:w="105" w:type="dxa"/>
            </w:tcMar>
            <w:vAlign w:val="center"/>
          </w:tcPr>
          <w:p w14:paraId="62E7B531" w14:textId="61692A40" w:rsidR="008A432E" w:rsidRPr="00975EA7" w:rsidRDefault="7677A514" w:rsidP="00CF195B">
            <w:pPr>
              <w:pStyle w:val="NoSpacing"/>
              <w:spacing w:before="20" w:after="20"/>
              <w:rPr>
                <w:rFonts w:ascii="Arial" w:hAnsi="Arial" w:cs="Arial"/>
                <w:b/>
                <w:bCs/>
                <w:sz w:val="22"/>
                <w:szCs w:val="22"/>
                <w:lang w:val="en-AU"/>
              </w:rPr>
            </w:pPr>
            <w:r w:rsidRPr="00975EA7">
              <w:rPr>
                <w:rFonts w:ascii="Arial" w:hAnsi="Arial" w:cs="Arial"/>
                <w:b/>
                <w:bCs/>
                <w:sz w:val="22"/>
                <w:szCs w:val="22"/>
              </w:rPr>
              <w:t xml:space="preserve">GenAI </w:t>
            </w:r>
            <w:r w:rsidR="6BB2B8AD" w:rsidRPr="00975EA7">
              <w:rPr>
                <w:rFonts w:ascii="Arial" w:hAnsi="Arial" w:cs="Arial"/>
                <w:b/>
                <w:bCs/>
                <w:sz w:val="22"/>
                <w:szCs w:val="22"/>
              </w:rPr>
              <w:t>Use</w:t>
            </w:r>
            <w:r w:rsidR="4ECFCB9D" w:rsidRPr="00975EA7">
              <w:rPr>
                <w:rFonts w:ascii="Arial" w:hAnsi="Arial" w:cs="Arial"/>
                <w:b/>
                <w:bCs/>
                <w:sz w:val="22"/>
                <w:szCs w:val="22"/>
              </w:rPr>
              <w:t xml:space="preserve"> </w:t>
            </w:r>
            <w:r w:rsidR="447C0F99" w:rsidRPr="00975EA7">
              <w:rPr>
                <w:rFonts w:ascii="Arial" w:hAnsi="Arial" w:cs="Arial"/>
                <w:b/>
                <w:bCs/>
                <w:sz w:val="22"/>
                <w:szCs w:val="22"/>
              </w:rPr>
              <w:t>Level</w:t>
            </w:r>
            <w:r w:rsidR="225AEDEE" w:rsidRPr="00975EA7">
              <w:rPr>
                <w:rFonts w:ascii="Arial" w:hAnsi="Arial" w:cs="Arial"/>
                <w:b/>
                <w:bCs/>
                <w:sz w:val="22"/>
                <w:szCs w:val="22"/>
              </w:rPr>
              <w:t xml:space="preserve"> </w:t>
            </w:r>
          </w:p>
        </w:tc>
        <w:tc>
          <w:tcPr>
            <w:tcW w:w="546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6E1F0465" w14:textId="67CF8E15" w:rsidR="008A432E" w:rsidRPr="00975EA7" w:rsidRDefault="199D2821" w:rsidP="00CF195B">
            <w:pPr>
              <w:pStyle w:val="NoSpacing"/>
              <w:spacing w:before="20" w:after="20"/>
              <w:rPr>
                <w:rFonts w:ascii="Arial" w:hAnsi="Arial" w:cs="Arial"/>
                <w:sz w:val="22"/>
                <w:szCs w:val="22"/>
              </w:rPr>
            </w:pPr>
            <w:r w:rsidRPr="00975EA7">
              <w:rPr>
                <w:rFonts w:ascii="Arial" w:hAnsi="Arial" w:cs="Arial"/>
                <w:sz w:val="22"/>
                <w:szCs w:val="22"/>
              </w:rPr>
              <w:t>Level 3</w:t>
            </w:r>
            <w:r w:rsidR="00CA0E38" w:rsidRPr="00975EA7">
              <w:rPr>
                <w:rFonts w:ascii="Arial" w:hAnsi="Arial" w:cs="Arial"/>
                <w:sz w:val="22"/>
                <w:szCs w:val="22"/>
              </w:rPr>
              <w:t>: No GenAI Use</w:t>
            </w:r>
          </w:p>
        </w:tc>
      </w:tr>
    </w:tbl>
    <w:p w14:paraId="40729802" w14:textId="4D34C1E4" w:rsidR="2377B1F1" w:rsidRPr="00975EA7" w:rsidRDefault="67103996" w:rsidP="00572CF9">
      <w:pPr>
        <w:pStyle w:val="Heading1"/>
        <w:spacing w:after="120"/>
        <w:rPr>
          <w:rFonts w:ascii="Arial" w:hAnsi="Arial" w:cs="Arial"/>
          <w:sz w:val="36"/>
          <w:szCs w:val="36"/>
        </w:rPr>
      </w:pPr>
      <w:r w:rsidRPr="00975EA7">
        <w:rPr>
          <w:rFonts w:ascii="Arial" w:hAnsi="Arial" w:cs="Arial"/>
          <w:sz w:val="36"/>
          <w:szCs w:val="36"/>
        </w:rPr>
        <w:t>Learning Outcomes</w:t>
      </w:r>
    </w:p>
    <w:p w14:paraId="4E366D4B" w14:textId="77777777" w:rsidR="00B114DA" w:rsidRPr="00975EA7" w:rsidRDefault="00B114DA" w:rsidP="00B114DA">
      <w:pPr>
        <w:pStyle w:val="NoSpacing"/>
        <w:rPr>
          <w:rFonts w:ascii="Arial" w:hAnsi="Arial" w:cs="Arial"/>
        </w:rPr>
      </w:pPr>
      <w:r w:rsidRPr="00975EA7">
        <w:rPr>
          <w:rFonts w:ascii="Arial" w:hAnsi="Arial" w:cs="Arial"/>
        </w:rPr>
        <w:t>You will demonstrate the following Unit Learning Outcomes on the successful completion of this task:</w:t>
      </w:r>
    </w:p>
    <w:p w14:paraId="190BC811" w14:textId="77777777" w:rsidR="00B114DA" w:rsidRPr="00975EA7" w:rsidRDefault="00B114DA" w:rsidP="00B114DA">
      <w:pPr>
        <w:rPr>
          <w:rFonts w:ascii="Arial" w:hAnsi="Arial" w:cs="Arial"/>
        </w:rPr>
      </w:pPr>
      <w:bookmarkStart w:id="0" w:name="_Hlk112238927"/>
      <w:r w:rsidRPr="00975EA7">
        <w:rPr>
          <w:rFonts w:ascii="Arial" w:hAnsi="Arial" w:cs="Arial"/>
        </w:rPr>
        <w:t>LO 1. Explain the main principles of pharmacokinetics and pharmacodynamics</w:t>
      </w:r>
      <w:r w:rsidRPr="00975EA7">
        <w:rPr>
          <w:rFonts w:ascii="Arial" w:hAnsi="Arial" w:cs="Arial"/>
        </w:rPr>
        <w:tab/>
      </w:r>
    </w:p>
    <w:p w14:paraId="7406E447" w14:textId="77777777" w:rsidR="00B114DA" w:rsidRPr="00975EA7" w:rsidRDefault="00B114DA" w:rsidP="00B114DA">
      <w:pPr>
        <w:rPr>
          <w:rFonts w:ascii="Arial" w:hAnsi="Arial" w:cs="Arial"/>
        </w:rPr>
      </w:pPr>
      <w:r w:rsidRPr="00975EA7">
        <w:rPr>
          <w:rFonts w:ascii="Arial" w:hAnsi="Arial" w:cs="Arial"/>
        </w:rPr>
        <w:t>LO 2. Describe the mechanism of action, pharmacological effects, therapeutic uses, contraindications, safety issues and side effects of major drug classes and commonly used therapeutic agents</w:t>
      </w:r>
    </w:p>
    <w:bookmarkEnd w:id="0"/>
    <w:p w14:paraId="782F5B78" w14:textId="09C19792" w:rsidR="2B3CC109" w:rsidRPr="00975EA7" w:rsidRDefault="2377B1F1" w:rsidP="00572CF9">
      <w:pPr>
        <w:pStyle w:val="Heading1"/>
        <w:spacing w:after="120"/>
        <w:rPr>
          <w:rFonts w:ascii="Arial" w:hAnsi="Arial" w:cs="Arial"/>
          <w:sz w:val="36"/>
          <w:szCs w:val="36"/>
        </w:rPr>
      </w:pPr>
      <w:r w:rsidRPr="00975EA7">
        <w:rPr>
          <w:rFonts w:ascii="Arial" w:hAnsi="Arial" w:cs="Arial"/>
          <w:sz w:val="36"/>
          <w:szCs w:val="36"/>
        </w:rPr>
        <w:t>Assessment Rationale</w:t>
      </w:r>
    </w:p>
    <w:p w14:paraId="66A8003B" w14:textId="279F8688" w:rsidR="00B114DA" w:rsidRPr="00975EA7" w:rsidRDefault="00B114DA" w:rsidP="00B114DA">
      <w:pPr>
        <w:pStyle w:val="NoSpacing"/>
        <w:spacing w:after="120"/>
        <w:rPr>
          <w:rFonts w:ascii="Arial" w:hAnsi="Arial" w:cs="Arial"/>
          <w:b/>
        </w:rPr>
      </w:pPr>
      <w:r w:rsidRPr="00975EA7">
        <w:rPr>
          <w:rFonts w:ascii="Arial" w:hAnsi="Arial" w:cs="Arial"/>
        </w:rPr>
        <w:t xml:space="preserve">It is imperative that all health care workers have a solid understanding of pharmacology, especially the safety issues around specific medications and fatal drug interactions. This assessment attempts to ensure that your understanding of pharmacology is adequate for working safely in a health care environment. </w:t>
      </w:r>
    </w:p>
    <w:p w14:paraId="5EA9E797" w14:textId="045EF51E" w:rsidR="566937F1" w:rsidRPr="00975EA7" w:rsidRDefault="2377B1F1" w:rsidP="00AC5EFB">
      <w:pPr>
        <w:pStyle w:val="Heading1"/>
        <w:spacing w:after="120"/>
        <w:rPr>
          <w:rFonts w:ascii="Arial" w:hAnsi="Arial" w:cs="Arial"/>
          <w:sz w:val="36"/>
          <w:szCs w:val="36"/>
        </w:rPr>
      </w:pPr>
      <w:r w:rsidRPr="00975EA7">
        <w:rPr>
          <w:rFonts w:ascii="Arial" w:hAnsi="Arial" w:cs="Arial"/>
          <w:sz w:val="36"/>
          <w:szCs w:val="36"/>
        </w:rPr>
        <w:t xml:space="preserve">Task </w:t>
      </w:r>
      <w:r w:rsidR="49EBCCBF" w:rsidRPr="00975EA7">
        <w:rPr>
          <w:rFonts w:ascii="Arial" w:hAnsi="Arial" w:cs="Arial"/>
          <w:sz w:val="36"/>
          <w:szCs w:val="36"/>
        </w:rPr>
        <w:t>Description</w:t>
      </w:r>
    </w:p>
    <w:p w14:paraId="0490273D" w14:textId="1A8F7C66" w:rsidR="00B114DA" w:rsidRPr="00FE0874" w:rsidRDefault="00B114DA" w:rsidP="00B114DA">
      <w:pPr>
        <w:spacing w:after="120"/>
        <w:rPr>
          <w:rFonts w:ascii="Arial" w:hAnsi="Arial" w:cs="Arial"/>
        </w:rPr>
      </w:pPr>
      <w:r w:rsidRPr="00224FCD">
        <w:rPr>
          <w:rFonts w:ascii="Arial" w:eastAsia="Calibri" w:hAnsi="Arial" w:cs="Arial"/>
        </w:rPr>
        <w:t xml:space="preserve">Assessment 1 is a </w:t>
      </w:r>
      <w:r w:rsidR="00D8375C" w:rsidRPr="00224FCD">
        <w:rPr>
          <w:rFonts w:ascii="Arial" w:eastAsia="Calibri" w:hAnsi="Arial" w:cs="Arial"/>
        </w:rPr>
        <w:t>Blackboard</w:t>
      </w:r>
      <w:r w:rsidRPr="00224FCD">
        <w:rPr>
          <w:rFonts w:ascii="Arial" w:eastAsia="Calibri" w:hAnsi="Arial" w:cs="Arial"/>
        </w:rPr>
        <w:t xml:space="preserve"> quiz consisting of multiple choice and short answer questions. </w:t>
      </w:r>
    </w:p>
    <w:p w14:paraId="3FDA744C" w14:textId="7127E4EA" w:rsidR="566937F1" w:rsidRPr="00975EA7" w:rsidRDefault="361D1F86" w:rsidP="00AC5EFB">
      <w:pPr>
        <w:pStyle w:val="Heading1"/>
        <w:spacing w:after="120"/>
        <w:rPr>
          <w:rFonts w:ascii="Arial" w:hAnsi="Arial" w:cs="Arial"/>
          <w:sz w:val="36"/>
          <w:szCs w:val="36"/>
        </w:rPr>
      </w:pPr>
      <w:r w:rsidRPr="00975EA7">
        <w:rPr>
          <w:rFonts w:ascii="Arial" w:hAnsi="Arial" w:cs="Arial"/>
          <w:sz w:val="36"/>
          <w:szCs w:val="36"/>
        </w:rPr>
        <w:lastRenderedPageBreak/>
        <w:t xml:space="preserve">Task </w:t>
      </w:r>
      <w:r w:rsidR="566937F1" w:rsidRPr="00975EA7">
        <w:rPr>
          <w:rFonts w:ascii="Arial" w:hAnsi="Arial" w:cs="Arial"/>
          <w:sz w:val="36"/>
          <w:szCs w:val="36"/>
        </w:rPr>
        <w:t>Instructions</w:t>
      </w:r>
    </w:p>
    <w:p w14:paraId="1DD8BE54" w14:textId="4D1A9730" w:rsidR="00B114DA" w:rsidRPr="00FE0874" w:rsidRDefault="00B114DA" w:rsidP="00B114DA">
      <w:pPr>
        <w:pStyle w:val="NoSpacing"/>
        <w:rPr>
          <w:rFonts w:ascii="Arial" w:hAnsi="Arial" w:cs="Arial"/>
          <w:b/>
        </w:rPr>
      </w:pPr>
      <w:r w:rsidRPr="00FE0874">
        <w:rPr>
          <w:rFonts w:ascii="Arial" w:hAnsi="Arial" w:cs="Arial"/>
          <w:bCs/>
        </w:rPr>
        <w:t>In this quiz, you are permitted to use your study notes and access the websites discussed in Tutorial 1.</w:t>
      </w:r>
      <w:r w:rsidRPr="00FE0874">
        <w:rPr>
          <w:rFonts w:ascii="Arial" w:hAnsi="Arial" w:cs="Arial"/>
          <w:b/>
        </w:rPr>
        <w:t xml:space="preserve"> You </w:t>
      </w:r>
      <w:r w:rsidRPr="00FE0874">
        <w:rPr>
          <w:rFonts w:ascii="Arial" w:hAnsi="Arial" w:cs="Arial"/>
          <w:b/>
          <w:highlight w:val="yellow"/>
        </w:rPr>
        <w:t>may not</w:t>
      </w:r>
      <w:r w:rsidRPr="00FE0874">
        <w:rPr>
          <w:rFonts w:ascii="Arial" w:hAnsi="Arial" w:cs="Arial"/>
          <w:b/>
        </w:rPr>
        <w:t xml:space="preserve"> access ChatGPT or other AI sources or past exams from PHAR2001 or communicate with any person during the quiz. </w:t>
      </w:r>
      <w:r w:rsidRPr="00FE0874">
        <w:rPr>
          <w:rFonts w:ascii="Arial" w:hAnsi="Arial" w:cs="Arial"/>
          <w:b/>
          <w:highlight w:val="yellow"/>
        </w:rPr>
        <w:t>You may NOT take pictures</w:t>
      </w:r>
      <w:r w:rsidR="00557C65" w:rsidRPr="00FE0874">
        <w:rPr>
          <w:rFonts w:ascii="Arial" w:hAnsi="Arial" w:cs="Arial"/>
          <w:b/>
          <w:highlight w:val="yellow"/>
        </w:rPr>
        <w:t>, screenshots,</w:t>
      </w:r>
      <w:r w:rsidRPr="00FE0874">
        <w:rPr>
          <w:rFonts w:ascii="Arial" w:hAnsi="Arial" w:cs="Arial"/>
          <w:b/>
          <w:highlight w:val="yellow"/>
        </w:rPr>
        <w:t xml:space="preserve"> or snips</w:t>
      </w:r>
      <w:r w:rsidRPr="00FE0874">
        <w:rPr>
          <w:rFonts w:ascii="Arial" w:hAnsi="Arial" w:cs="Arial"/>
          <w:b/>
        </w:rPr>
        <w:t xml:space="preserve"> of the questions for any reason. On the day of the quiz, students will:</w:t>
      </w:r>
    </w:p>
    <w:p w14:paraId="34961477" w14:textId="1DDDA6E0" w:rsidR="00557C65" w:rsidRPr="00224FCD" w:rsidRDefault="00B114DA" w:rsidP="00B114DA">
      <w:pPr>
        <w:pStyle w:val="ListParagraph"/>
        <w:numPr>
          <w:ilvl w:val="0"/>
          <w:numId w:val="27"/>
        </w:numPr>
        <w:spacing w:line="259" w:lineRule="auto"/>
        <w:jc w:val="left"/>
        <w:rPr>
          <w:rFonts w:ascii="Arial" w:hAnsi="Arial" w:cs="Arial"/>
          <w:color w:val="FF0000"/>
        </w:rPr>
      </w:pPr>
      <w:r w:rsidRPr="00224FCD">
        <w:rPr>
          <w:rFonts w:ascii="Arial" w:hAnsi="Arial" w:cs="Arial"/>
        </w:rPr>
        <w:t xml:space="preserve">Gain access to the portion of the </w:t>
      </w:r>
      <w:r w:rsidR="00D8375C" w:rsidRPr="00224FCD">
        <w:rPr>
          <w:rFonts w:ascii="Arial" w:hAnsi="Arial" w:cs="Arial"/>
        </w:rPr>
        <w:t>Blackboard</w:t>
      </w:r>
      <w:r w:rsidRPr="00224FCD">
        <w:rPr>
          <w:rFonts w:ascii="Arial" w:hAnsi="Arial" w:cs="Arial"/>
        </w:rPr>
        <w:t xml:space="preserve"> site that contains the quiz, agree to all conditions of the quiz</w:t>
      </w:r>
      <w:r w:rsidR="00557C65" w:rsidRPr="00224FCD">
        <w:rPr>
          <w:rFonts w:ascii="Arial" w:hAnsi="Arial" w:cs="Arial"/>
        </w:rPr>
        <w:t>,</w:t>
      </w:r>
      <w:r w:rsidRPr="00224FCD">
        <w:rPr>
          <w:rFonts w:ascii="Arial" w:hAnsi="Arial" w:cs="Arial"/>
        </w:rPr>
        <w:t xml:space="preserve"> including that the student will complete the quiz on their own. </w:t>
      </w:r>
    </w:p>
    <w:p w14:paraId="1F0A6FD7" w14:textId="5CF95875" w:rsidR="00B114DA" w:rsidRPr="00224FCD" w:rsidRDefault="009D564C" w:rsidP="00B114DA">
      <w:pPr>
        <w:pStyle w:val="ListParagraph"/>
        <w:numPr>
          <w:ilvl w:val="0"/>
          <w:numId w:val="27"/>
        </w:numPr>
        <w:spacing w:line="259" w:lineRule="auto"/>
        <w:jc w:val="left"/>
        <w:rPr>
          <w:rFonts w:ascii="Arial" w:hAnsi="Arial" w:cs="Arial"/>
          <w:color w:val="FF0000"/>
        </w:rPr>
      </w:pPr>
      <w:r>
        <w:rPr>
          <w:rFonts w:ascii="Arial" w:hAnsi="Arial" w:cs="Arial"/>
          <w:b/>
          <w:color w:val="FF0000"/>
        </w:rPr>
        <w:t>H</w:t>
      </w:r>
      <w:r w:rsidR="00B114DA" w:rsidRPr="00224FCD">
        <w:rPr>
          <w:rFonts w:ascii="Arial" w:hAnsi="Arial" w:cs="Arial"/>
          <w:b/>
          <w:color w:val="FF0000"/>
        </w:rPr>
        <w:t xml:space="preserve">ave good internet connection </w:t>
      </w:r>
      <w:r w:rsidR="00B114DA" w:rsidRPr="00224FCD">
        <w:rPr>
          <w:rFonts w:ascii="Arial" w:hAnsi="Arial" w:cs="Arial"/>
          <w:b/>
          <w:color w:val="FF0000"/>
          <w:u w:val="single"/>
        </w:rPr>
        <w:t>and</w:t>
      </w:r>
      <w:r w:rsidR="00B114DA" w:rsidRPr="00224FCD">
        <w:rPr>
          <w:rFonts w:ascii="Arial" w:hAnsi="Arial" w:cs="Arial"/>
          <w:b/>
          <w:color w:val="FF0000"/>
        </w:rPr>
        <w:t xml:space="preserve"> </w:t>
      </w:r>
    </w:p>
    <w:p w14:paraId="6E713DFB" w14:textId="77777777" w:rsidR="00B114DA" w:rsidRPr="00224FCD" w:rsidRDefault="00B114DA" w:rsidP="00B114DA">
      <w:pPr>
        <w:pStyle w:val="ListParagraph"/>
        <w:numPr>
          <w:ilvl w:val="1"/>
          <w:numId w:val="27"/>
        </w:numPr>
        <w:spacing w:line="259" w:lineRule="auto"/>
        <w:jc w:val="left"/>
        <w:rPr>
          <w:rFonts w:ascii="Arial" w:hAnsi="Arial" w:cs="Arial"/>
          <w:color w:val="FF0000"/>
        </w:rPr>
      </w:pPr>
      <w:r w:rsidRPr="00224FCD">
        <w:rPr>
          <w:rFonts w:ascii="Arial" w:hAnsi="Arial" w:cs="Arial"/>
          <w:b/>
          <w:color w:val="FF0000"/>
        </w:rPr>
        <w:t xml:space="preserve">a backup plan in case of internet failure </w:t>
      </w:r>
      <w:r w:rsidRPr="00224FCD">
        <w:rPr>
          <w:rFonts w:ascii="Arial" w:hAnsi="Arial" w:cs="Arial"/>
          <w:b/>
          <w:color w:val="FF0000"/>
          <w:u w:val="single"/>
        </w:rPr>
        <w:t xml:space="preserve">and </w:t>
      </w:r>
    </w:p>
    <w:p w14:paraId="0963ACD7" w14:textId="77777777" w:rsidR="00B114DA" w:rsidRPr="00224FCD" w:rsidRDefault="00B114DA" w:rsidP="00B114DA">
      <w:pPr>
        <w:pStyle w:val="ListParagraph"/>
        <w:numPr>
          <w:ilvl w:val="1"/>
          <w:numId w:val="27"/>
        </w:numPr>
        <w:spacing w:line="259" w:lineRule="auto"/>
        <w:jc w:val="left"/>
        <w:rPr>
          <w:rFonts w:ascii="Arial" w:hAnsi="Arial" w:cs="Arial"/>
          <w:color w:val="FF0000"/>
        </w:rPr>
      </w:pPr>
      <w:r w:rsidRPr="00224FCD">
        <w:rPr>
          <w:rFonts w:ascii="Arial" w:hAnsi="Arial" w:cs="Arial"/>
          <w:b/>
          <w:color w:val="FF0000"/>
        </w:rPr>
        <w:t>a backup plan in case of computer failure</w:t>
      </w:r>
    </w:p>
    <w:p w14:paraId="4FEA61E3" w14:textId="01D71021" w:rsidR="00B114DA" w:rsidRPr="00224FCD" w:rsidRDefault="00B114DA" w:rsidP="00975EA7">
      <w:pPr>
        <w:spacing w:line="259" w:lineRule="auto"/>
        <w:jc w:val="left"/>
        <w:rPr>
          <w:rFonts w:ascii="Arial" w:hAnsi="Arial" w:cs="Arial"/>
        </w:rPr>
      </w:pPr>
      <w:r w:rsidRPr="00224FCD">
        <w:rPr>
          <w:rFonts w:ascii="Arial" w:hAnsi="Arial" w:cs="Arial"/>
          <w:b/>
        </w:rPr>
        <w:t>(</w:t>
      </w:r>
      <w:r w:rsidR="00975EA7" w:rsidRPr="00224FCD">
        <w:rPr>
          <w:rFonts w:ascii="Arial" w:hAnsi="Arial" w:cs="Arial"/>
          <w:b/>
        </w:rPr>
        <w:t>A</w:t>
      </w:r>
      <w:r w:rsidRPr="00224FCD">
        <w:rPr>
          <w:rFonts w:ascii="Arial" w:hAnsi="Arial" w:cs="Arial"/>
          <w:b/>
        </w:rPr>
        <w:t>lternatively, students may take the quiz at any SCU campus in which case the backup plan is not needed)</w:t>
      </w:r>
      <w:r w:rsidRPr="00224FCD">
        <w:rPr>
          <w:rFonts w:ascii="Arial" w:hAnsi="Arial" w:cs="Arial"/>
        </w:rPr>
        <w:t xml:space="preserve"> </w:t>
      </w:r>
    </w:p>
    <w:p w14:paraId="2D6024C5" w14:textId="4AC6373C" w:rsidR="00ED0BCB" w:rsidRPr="00224FCD" w:rsidRDefault="00B114DA" w:rsidP="00ED0BCB">
      <w:pPr>
        <w:pStyle w:val="ListParagraph"/>
        <w:numPr>
          <w:ilvl w:val="0"/>
          <w:numId w:val="27"/>
        </w:numPr>
        <w:spacing w:line="259" w:lineRule="auto"/>
        <w:jc w:val="left"/>
        <w:rPr>
          <w:rFonts w:ascii="Arial" w:hAnsi="Arial" w:cs="Arial"/>
        </w:rPr>
      </w:pPr>
      <w:r w:rsidRPr="00224FCD">
        <w:rPr>
          <w:rFonts w:ascii="Arial" w:hAnsi="Arial" w:cs="Arial"/>
        </w:rPr>
        <w:t xml:space="preserve">Enter and complete the </w:t>
      </w:r>
      <w:r w:rsidR="00D8375C" w:rsidRPr="00224FCD">
        <w:rPr>
          <w:rFonts w:ascii="Arial" w:hAnsi="Arial" w:cs="Arial"/>
        </w:rPr>
        <w:t>Blackboard</w:t>
      </w:r>
      <w:r w:rsidRPr="00224FCD">
        <w:rPr>
          <w:rFonts w:ascii="Arial" w:hAnsi="Arial" w:cs="Arial"/>
        </w:rPr>
        <w:t xml:space="preserve"> quiz</w:t>
      </w:r>
      <w:r w:rsidR="00D8375C" w:rsidRPr="00224FCD">
        <w:rPr>
          <w:rFonts w:ascii="Arial" w:hAnsi="Arial" w:cs="Arial"/>
        </w:rPr>
        <w:t xml:space="preserve"> – the quiz must be completed in one sitting</w:t>
      </w:r>
      <w:r w:rsidRPr="00224FCD">
        <w:rPr>
          <w:rFonts w:ascii="Arial" w:hAnsi="Arial" w:cs="Arial"/>
        </w:rPr>
        <w:t>.</w:t>
      </w:r>
    </w:p>
    <w:p w14:paraId="41FE0048" w14:textId="1E65F26C" w:rsidR="00ED0BCB" w:rsidRPr="00224FCD" w:rsidRDefault="00B114DA" w:rsidP="00FE0874">
      <w:pPr>
        <w:pStyle w:val="ListParagraph"/>
        <w:numPr>
          <w:ilvl w:val="0"/>
          <w:numId w:val="27"/>
        </w:numPr>
        <w:spacing w:line="259" w:lineRule="auto"/>
        <w:jc w:val="left"/>
        <w:rPr>
          <w:rFonts w:ascii="Arial" w:hAnsi="Arial" w:cs="Arial"/>
        </w:rPr>
      </w:pPr>
      <w:r w:rsidRPr="00224FCD">
        <w:rPr>
          <w:rFonts w:ascii="Arial" w:hAnsi="Arial" w:cs="Arial"/>
        </w:rPr>
        <w:t xml:space="preserve">Questions will be randomised in </w:t>
      </w:r>
      <w:r w:rsidR="006426B7" w:rsidRPr="00224FCD">
        <w:rPr>
          <w:rFonts w:ascii="Arial" w:hAnsi="Arial" w:cs="Arial"/>
        </w:rPr>
        <w:t xml:space="preserve">a couple of </w:t>
      </w:r>
      <w:r w:rsidRPr="00224FCD">
        <w:rPr>
          <w:rFonts w:ascii="Arial" w:hAnsi="Arial" w:cs="Arial"/>
        </w:rPr>
        <w:t>ways</w:t>
      </w:r>
      <w:r w:rsidR="00ED0BCB" w:rsidRPr="00224FCD">
        <w:rPr>
          <w:rFonts w:ascii="Arial" w:hAnsi="Arial" w:cs="Arial"/>
        </w:rPr>
        <w:t xml:space="preserve">: the order of the questions and the order of the a-e options in the </w:t>
      </w:r>
      <w:r w:rsidR="00B56F95" w:rsidRPr="00224FCD">
        <w:rPr>
          <w:rFonts w:ascii="Arial" w:hAnsi="Arial" w:cs="Arial"/>
        </w:rPr>
        <w:t>multiple-choice</w:t>
      </w:r>
      <w:r w:rsidR="00ED0BCB" w:rsidRPr="00224FCD">
        <w:rPr>
          <w:rFonts w:ascii="Arial" w:hAnsi="Arial" w:cs="Arial"/>
        </w:rPr>
        <w:t xml:space="preserve"> questions will be different for each student. The specific questions you get will also vary, because they’re drawn from a larger pool.</w:t>
      </w:r>
    </w:p>
    <w:p w14:paraId="6DBA1AA1" w14:textId="6DCA7514" w:rsidR="00B114DA" w:rsidRPr="00224FCD" w:rsidRDefault="00D8375C" w:rsidP="00ED0BCB">
      <w:pPr>
        <w:pStyle w:val="ListParagraph"/>
        <w:numPr>
          <w:ilvl w:val="0"/>
          <w:numId w:val="27"/>
        </w:numPr>
        <w:spacing w:line="259" w:lineRule="auto"/>
        <w:jc w:val="left"/>
        <w:rPr>
          <w:rFonts w:ascii="Arial" w:hAnsi="Arial" w:cs="Arial"/>
        </w:rPr>
      </w:pPr>
      <w:r w:rsidRPr="00224FCD">
        <w:rPr>
          <w:rFonts w:ascii="Arial" w:hAnsi="Arial" w:cs="Arial"/>
        </w:rPr>
        <w:t>B</w:t>
      </w:r>
      <w:r w:rsidR="00B114DA" w:rsidRPr="00224FCD">
        <w:rPr>
          <w:rFonts w:ascii="Arial" w:hAnsi="Arial" w:cs="Arial"/>
        </w:rPr>
        <w:t xml:space="preserve">acktracking </w:t>
      </w:r>
      <w:r w:rsidRPr="00224FCD">
        <w:rPr>
          <w:rFonts w:ascii="Arial" w:hAnsi="Arial" w:cs="Arial"/>
        </w:rPr>
        <w:t xml:space="preserve">is not allowed </w:t>
      </w:r>
      <w:r w:rsidR="00B114DA" w:rsidRPr="00224FCD">
        <w:rPr>
          <w:rFonts w:ascii="Arial" w:hAnsi="Arial" w:cs="Arial"/>
        </w:rPr>
        <w:t>meaning that students cannot</w:t>
      </w:r>
      <w:r w:rsidR="00ED0BCB" w:rsidRPr="00224FCD">
        <w:rPr>
          <w:rFonts w:ascii="Arial" w:hAnsi="Arial" w:cs="Arial"/>
        </w:rPr>
        <w:t xml:space="preserve"> go back to change an answer or review</w:t>
      </w:r>
      <w:r w:rsidR="00B114DA" w:rsidRPr="00224FCD">
        <w:rPr>
          <w:rFonts w:ascii="Arial" w:hAnsi="Arial" w:cs="Arial"/>
        </w:rPr>
        <w:t xml:space="preserve"> </w:t>
      </w:r>
      <w:r w:rsidRPr="00224FCD">
        <w:rPr>
          <w:rFonts w:ascii="Arial" w:hAnsi="Arial" w:cs="Arial"/>
        </w:rPr>
        <w:t xml:space="preserve">previous </w:t>
      </w:r>
      <w:r w:rsidR="00B114DA" w:rsidRPr="00224FCD">
        <w:rPr>
          <w:rFonts w:ascii="Arial" w:hAnsi="Arial" w:cs="Arial"/>
        </w:rPr>
        <w:t>questions.</w:t>
      </w:r>
    </w:p>
    <w:p w14:paraId="04100B4A" w14:textId="77777777" w:rsidR="00B114DA" w:rsidRPr="00137B25" w:rsidRDefault="00B114DA" w:rsidP="00137B25">
      <w:pPr>
        <w:spacing w:line="259" w:lineRule="auto"/>
        <w:jc w:val="left"/>
        <w:rPr>
          <w:rFonts w:ascii="Arial" w:hAnsi="Arial" w:cs="Arial"/>
        </w:rPr>
      </w:pPr>
      <w:r w:rsidRPr="00137B25">
        <w:rPr>
          <w:rFonts w:ascii="Arial" w:hAnsi="Arial" w:cs="Arial"/>
        </w:rPr>
        <w:t xml:space="preserve">If your access to the internet fails or you are temporarily cut off for any reason, </w:t>
      </w:r>
      <w:r w:rsidRPr="00137B25">
        <w:rPr>
          <w:rFonts w:ascii="Arial" w:hAnsi="Arial" w:cs="Arial"/>
          <w:b/>
          <w:bCs/>
        </w:rPr>
        <w:t>ENTER THE QUIZ AGAIN, using the same path.</w:t>
      </w:r>
      <w:r w:rsidRPr="00137B25">
        <w:rPr>
          <w:rFonts w:ascii="Arial" w:hAnsi="Arial" w:cs="Arial"/>
        </w:rPr>
        <w:t xml:space="preserve"> If you have problems re-accessing the quiz, contact your UA who will be available by email 0:600 to 22:00. </w:t>
      </w:r>
    </w:p>
    <w:p w14:paraId="7082B74F" w14:textId="77777777" w:rsidR="00B84768" w:rsidRPr="00975EA7" w:rsidRDefault="00B84768" w:rsidP="00B84768">
      <w:pPr>
        <w:pStyle w:val="Heading1"/>
        <w:spacing w:after="120"/>
        <w:rPr>
          <w:rFonts w:ascii="Arial" w:eastAsia="Aptos Display" w:hAnsi="Arial" w:cs="Arial"/>
          <w:sz w:val="36"/>
          <w:szCs w:val="36"/>
        </w:rPr>
      </w:pPr>
      <w:r w:rsidRPr="00975EA7">
        <w:rPr>
          <w:rFonts w:ascii="Arial" w:eastAsia="Aptos Display" w:hAnsi="Arial" w:cs="Arial"/>
          <w:sz w:val="36"/>
          <w:szCs w:val="36"/>
        </w:rPr>
        <w:t>Referencing Requirements</w:t>
      </w:r>
    </w:p>
    <w:p w14:paraId="613C4C0C" w14:textId="76F34A4A" w:rsidR="004C46DB" w:rsidRPr="00224FCD" w:rsidRDefault="00B114DA" w:rsidP="00B84768">
      <w:pPr>
        <w:rPr>
          <w:rFonts w:ascii="Arial" w:eastAsia="Aptos" w:hAnsi="Arial" w:cs="Arial"/>
          <w:color w:val="000000" w:themeColor="text1"/>
        </w:rPr>
      </w:pPr>
      <w:r w:rsidRPr="00224FCD">
        <w:rPr>
          <w:rFonts w:ascii="Arial" w:hAnsi="Arial" w:cs="Arial"/>
          <w:b/>
          <w:bCs/>
        </w:rPr>
        <w:t>No referencing</w:t>
      </w:r>
      <w:r w:rsidR="000863B3" w:rsidRPr="00224FCD">
        <w:rPr>
          <w:rFonts w:ascii="Arial" w:hAnsi="Arial" w:cs="Arial"/>
          <w:b/>
          <w:bCs/>
        </w:rPr>
        <w:t xml:space="preserve"> is required</w:t>
      </w:r>
      <w:r w:rsidRPr="00224FCD">
        <w:rPr>
          <w:rFonts w:ascii="Arial" w:hAnsi="Arial" w:cs="Arial"/>
          <w:b/>
          <w:bCs/>
        </w:rPr>
        <w:t xml:space="preserve">. </w:t>
      </w:r>
    </w:p>
    <w:p w14:paraId="74CBA1ED" w14:textId="176D986B" w:rsidR="00F425AC" w:rsidRPr="00975EA7" w:rsidRDefault="288FE488" w:rsidP="00AC5EFB">
      <w:pPr>
        <w:pStyle w:val="Heading1"/>
        <w:spacing w:after="120"/>
        <w:rPr>
          <w:rFonts w:ascii="Arial" w:hAnsi="Arial" w:cs="Arial"/>
          <w:sz w:val="36"/>
          <w:szCs w:val="36"/>
        </w:rPr>
      </w:pPr>
      <w:r w:rsidRPr="00975EA7">
        <w:rPr>
          <w:rFonts w:ascii="Arial" w:hAnsi="Arial" w:cs="Arial"/>
          <w:sz w:val="36"/>
          <w:szCs w:val="36"/>
        </w:rPr>
        <w:t xml:space="preserve">Assessment </w:t>
      </w:r>
      <w:r w:rsidR="2A26A274" w:rsidRPr="00975EA7">
        <w:rPr>
          <w:rFonts w:ascii="Arial" w:hAnsi="Arial" w:cs="Arial"/>
          <w:sz w:val="36"/>
          <w:szCs w:val="36"/>
        </w:rPr>
        <w:t>Resources</w:t>
      </w:r>
    </w:p>
    <w:p w14:paraId="131850DB" w14:textId="7AC6F9E0" w:rsidR="2F457591" w:rsidRPr="00975EA7" w:rsidRDefault="004D2075" w:rsidP="004D2075">
      <w:pPr>
        <w:pStyle w:val="NoSpacing"/>
        <w:rPr>
          <w:rFonts w:ascii="Arial" w:hAnsi="Arial" w:cs="Arial"/>
        </w:rPr>
      </w:pPr>
      <w:r w:rsidRPr="00975EA7">
        <w:rPr>
          <w:rFonts w:ascii="Arial" w:hAnsi="Arial" w:cs="Arial"/>
        </w:rPr>
        <w:t xml:space="preserve">The best preparation for the quiz will be the activities and videos from Module 1 </w:t>
      </w:r>
      <w:r w:rsidRPr="00975EA7">
        <w:rPr>
          <w:rFonts w:ascii="Arial" w:hAnsi="Arial" w:cs="Arial"/>
          <w:b/>
        </w:rPr>
        <w:t>as each of the quiz questions is modelled on the activities from that module</w:t>
      </w:r>
      <w:r w:rsidRPr="00975EA7">
        <w:rPr>
          <w:rFonts w:ascii="Arial" w:hAnsi="Arial" w:cs="Arial"/>
        </w:rPr>
        <w:t xml:space="preserve">. Attendance at the Week 2 Tutorial will also be </w:t>
      </w:r>
      <w:r w:rsidRPr="00975EA7">
        <w:rPr>
          <w:rFonts w:ascii="Arial" w:hAnsi="Arial" w:cs="Arial"/>
          <w:b/>
          <w:bCs/>
        </w:rPr>
        <w:t>necessary</w:t>
      </w:r>
      <w:r w:rsidRPr="00975EA7">
        <w:rPr>
          <w:rFonts w:ascii="Arial" w:hAnsi="Arial" w:cs="Arial"/>
        </w:rPr>
        <w:t xml:space="preserve"> for full marks.  </w:t>
      </w:r>
    </w:p>
    <w:p w14:paraId="67DA4684" w14:textId="0A449F5E" w:rsidR="00F425AC" w:rsidRPr="00975EA7" w:rsidRDefault="1F431BCE" w:rsidP="00AC5EFB">
      <w:pPr>
        <w:pStyle w:val="Heading1"/>
        <w:spacing w:after="120"/>
        <w:rPr>
          <w:rFonts w:ascii="Arial" w:hAnsi="Arial" w:cs="Arial"/>
          <w:sz w:val="36"/>
          <w:szCs w:val="36"/>
        </w:rPr>
      </w:pPr>
      <w:r w:rsidRPr="00975EA7">
        <w:rPr>
          <w:rFonts w:ascii="Arial" w:hAnsi="Arial" w:cs="Arial"/>
          <w:sz w:val="36"/>
          <w:szCs w:val="36"/>
        </w:rPr>
        <w:lastRenderedPageBreak/>
        <w:t>Deliverables &amp; Submissions</w:t>
      </w:r>
    </w:p>
    <w:p w14:paraId="41D223D7" w14:textId="3E6CF1E6" w:rsidR="004D2075" w:rsidRPr="00975EA7" w:rsidRDefault="004D2075" w:rsidP="004D2075">
      <w:pPr>
        <w:pStyle w:val="NoSpacing"/>
        <w:rPr>
          <w:rFonts w:ascii="Arial" w:hAnsi="Arial" w:cs="Arial"/>
        </w:rPr>
      </w:pPr>
      <w:r w:rsidRPr="00975EA7">
        <w:rPr>
          <w:rFonts w:ascii="Arial" w:hAnsi="Arial" w:cs="Arial"/>
        </w:rPr>
        <w:t xml:space="preserve">The </w:t>
      </w:r>
      <w:r w:rsidR="000863B3" w:rsidRPr="00975EA7">
        <w:rPr>
          <w:rFonts w:ascii="Arial" w:hAnsi="Arial" w:cs="Arial"/>
        </w:rPr>
        <w:t>Blackboard</w:t>
      </w:r>
      <w:r w:rsidRPr="00975EA7">
        <w:rPr>
          <w:rFonts w:ascii="Arial" w:hAnsi="Arial" w:cs="Arial"/>
        </w:rPr>
        <w:t xml:space="preserve"> quiz will automatically </w:t>
      </w:r>
      <w:proofErr w:type="gramStart"/>
      <w:r w:rsidRPr="00975EA7">
        <w:rPr>
          <w:rFonts w:ascii="Arial" w:hAnsi="Arial" w:cs="Arial"/>
        </w:rPr>
        <w:t>submit</w:t>
      </w:r>
      <w:proofErr w:type="gramEnd"/>
      <w:r w:rsidRPr="00975EA7">
        <w:rPr>
          <w:rFonts w:ascii="Arial" w:hAnsi="Arial" w:cs="Arial"/>
        </w:rPr>
        <w:t xml:space="preserve"> 60 minutes after entry into the quiz (in case you forget to submit or if you use the entire 60 minutes dedicated to the quiz). </w:t>
      </w:r>
    </w:p>
    <w:p w14:paraId="0B39791D" w14:textId="11F6A738" w:rsidR="628E39B9" w:rsidRPr="00975EA7" w:rsidRDefault="73EB658F" w:rsidP="000358BD">
      <w:pPr>
        <w:pStyle w:val="Heading1"/>
        <w:spacing w:after="120"/>
        <w:rPr>
          <w:rFonts w:ascii="Arial" w:eastAsia="Aptos Display" w:hAnsi="Arial" w:cs="Arial"/>
          <w:sz w:val="36"/>
          <w:szCs w:val="36"/>
        </w:rPr>
      </w:pPr>
      <w:r w:rsidRPr="00975EA7">
        <w:rPr>
          <w:rFonts w:ascii="Arial" w:eastAsia="Aptos Display" w:hAnsi="Arial" w:cs="Arial"/>
          <w:sz w:val="36"/>
          <w:szCs w:val="36"/>
        </w:rPr>
        <w:t xml:space="preserve">Generative </w:t>
      </w:r>
      <w:r w:rsidR="311077E6" w:rsidRPr="00975EA7">
        <w:rPr>
          <w:rFonts w:ascii="Arial" w:eastAsia="Aptos Display" w:hAnsi="Arial" w:cs="Arial"/>
          <w:sz w:val="36"/>
          <w:szCs w:val="36"/>
        </w:rPr>
        <w:t>Artificial Intelligence (</w:t>
      </w:r>
      <w:r w:rsidRPr="00975EA7">
        <w:rPr>
          <w:rFonts w:ascii="Arial" w:eastAsia="Aptos Display" w:hAnsi="Arial" w:cs="Arial"/>
          <w:sz w:val="36"/>
          <w:szCs w:val="36"/>
        </w:rPr>
        <w:t>Gen</w:t>
      </w:r>
      <w:r w:rsidR="311077E6" w:rsidRPr="00975EA7">
        <w:rPr>
          <w:rFonts w:ascii="Arial" w:eastAsia="Aptos Display" w:hAnsi="Arial" w:cs="Arial"/>
          <w:sz w:val="36"/>
          <w:szCs w:val="36"/>
        </w:rPr>
        <w:t>AI) Guidelines</w:t>
      </w:r>
    </w:p>
    <w:p w14:paraId="6FE9A552" w14:textId="2EE3E4FE" w:rsidR="05ECB8F1" w:rsidRPr="00975EA7" w:rsidRDefault="05ECB8F1" w:rsidP="000358BD">
      <w:pPr>
        <w:pStyle w:val="Heading2"/>
        <w:spacing w:after="120"/>
        <w:rPr>
          <w:rFonts w:ascii="Arial" w:hAnsi="Arial" w:cs="Arial"/>
        </w:rPr>
      </w:pPr>
      <w:r w:rsidRPr="00975EA7">
        <w:rPr>
          <w:rFonts w:ascii="Arial" w:hAnsi="Arial" w:cs="Arial"/>
        </w:rPr>
        <w:t>Conditions of</w:t>
      </w:r>
      <w:r w:rsidR="013E2CBA" w:rsidRPr="00975EA7">
        <w:rPr>
          <w:rFonts w:ascii="Arial" w:hAnsi="Arial" w:cs="Arial"/>
        </w:rPr>
        <w:t xml:space="preserve"> </w:t>
      </w:r>
      <w:r w:rsidR="0DC48802" w:rsidRPr="00975EA7">
        <w:rPr>
          <w:rFonts w:ascii="Arial" w:hAnsi="Arial" w:cs="Arial"/>
        </w:rPr>
        <w:t>U</w:t>
      </w:r>
      <w:r w:rsidR="013E2CBA" w:rsidRPr="00975EA7">
        <w:rPr>
          <w:rFonts w:ascii="Arial" w:hAnsi="Arial" w:cs="Arial"/>
        </w:rPr>
        <w:t>se</w:t>
      </w:r>
      <w:r w:rsidR="1BD4CA08" w:rsidRPr="00975EA7">
        <w:rPr>
          <w:rFonts w:ascii="Arial" w:hAnsi="Arial" w:cs="Arial"/>
        </w:rPr>
        <w:t xml:space="preserve"> </w:t>
      </w:r>
    </w:p>
    <w:p w14:paraId="487A9528" w14:textId="6CBFDFEF" w:rsidR="25C549D0" w:rsidRPr="00224FCD" w:rsidRDefault="46ED247E" w:rsidP="7C780161">
      <w:pPr>
        <w:pStyle w:val="ListParagraph"/>
        <w:numPr>
          <w:ilvl w:val="0"/>
          <w:numId w:val="16"/>
        </w:numPr>
        <w:rPr>
          <w:rFonts w:ascii="Arial" w:eastAsia="Aptos" w:hAnsi="Arial" w:cs="Arial"/>
          <w:b/>
          <w:bCs/>
          <w:color w:val="000000" w:themeColor="text1"/>
        </w:rPr>
      </w:pPr>
      <w:r w:rsidRPr="00224FCD">
        <w:rPr>
          <w:rFonts w:ascii="Arial" w:hAnsi="Arial" w:cs="Arial"/>
          <w:b/>
          <w:bCs/>
        </w:rPr>
        <w:t xml:space="preserve">Level 3 - </w:t>
      </w:r>
      <w:r w:rsidR="25C549D0" w:rsidRPr="00224FCD">
        <w:rPr>
          <w:rFonts w:ascii="Arial" w:hAnsi="Arial" w:cs="Arial"/>
          <w:b/>
          <w:bCs/>
        </w:rPr>
        <w:t>No GenAI Use</w:t>
      </w:r>
      <w:r w:rsidR="4337AE5E" w:rsidRPr="00224FCD">
        <w:rPr>
          <w:rFonts w:ascii="Arial" w:hAnsi="Arial" w:cs="Arial"/>
          <w:b/>
          <w:bCs/>
        </w:rPr>
        <w:t>:</w:t>
      </w:r>
      <w:r w:rsidR="7D5E8A34" w:rsidRPr="00224FCD">
        <w:rPr>
          <w:rFonts w:ascii="Arial" w:hAnsi="Arial" w:cs="Arial"/>
        </w:rPr>
        <w:t xml:space="preserve"> GenAI cannot be used in any part of the assessment </w:t>
      </w:r>
    </w:p>
    <w:p w14:paraId="2A6B438A" w14:textId="14E4C5E7" w:rsidR="6C638D13" w:rsidRPr="00975EA7" w:rsidRDefault="68658854" w:rsidP="3D546B07">
      <w:pPr>
        <w:pStyle w:val="Heading2"/>
        <w:rPr>
          <w:rFonts w:ascii="Arial" w:eastAsia="Aptos Display" w:hAnsi="Arial" w:cs="Arial"/>
        </w:rPr>
      </w:pPr>
      <w:r w:rsidRPr="00975EA7">
        <w:rPr>
          <w:rFonts w:ascii="Arial" w:eastAsia="Aptos Display" w:hAnsi="Arial" w:cs="Arial"/>
        </w:rPr>
        <w:t xml:space="preserve">Evidence of </w:t>
      </w:r>
      <w:r w:rsidR="6CFD9575" w:rsidRPr="00975EA7">
        <w:rPr>
          <w:rFonts w:ascii="Arial" w:eastAsia="Aptos Display" w:hAnsi="Arial" w:cs="Arial"/>
        </w:rPr>
        <w:t xml:space="preserve">GenAI </w:t>
      </w:r>
      <w:r w:rsidRPr="00975EA7">
        <w:rPr>
          <w:rFonts w:ascii="Arial" w:eastAsia="Aptos Display" w:hAnsi="Arial" w:cs="Arial"/>
        </w:rPr>
        <w:t>Use</w:t>
      </w:r>
    </w:p>
    <w:p w14:paraId="31AA8535" w14:textId="5AFB6ED7" w:rsidR="360A7904" w:rsidRPr="00224FCD" w:rsidRDefault="3D0F1979" w:rsidP="7F559FCC">
      <w:pPr>
        <w:rPr>
          <w:rFonts w:ascii="Arial" w:eastAsia="Aptos" w:hAnsi="Arial" w:cs="Arial"/>
        </w:rPr>
      </w:pPr>
      <w:r w:rsidRPr="00224FCD">
        <w:rPr>
          <w:rFonts w:ascii="Arial" w:eastAsia="Aptos" w:hAnsi="Arial" w:cs="Arial"/>
        </w:rPr>
        <w:t xml:space="preserve">You may be required to </w:t>
      </w:r>
      <w:r w:rsidR="009B5094" w:rsidRPr="00224FCD">
        <w:rPr>
          <w:rFonts w:ascii="Arial" w:hAnsi="Arial" w:cs="Arial"/>
        </w:rPr>
        <w:t>demonstrate / explain / provide evidence</w:t>
      </w:r>
      <w:r w:rsidR="009B5094" w:rsidRPr="00FE0874">
        <w:rPr>
          <w:rFonts w:ascii="Arial" w:hAnsi="Arial" w:cs="Arial"/>
        </w:rPr>
        <w:t xml:space="preserve"> </w:t>
      </w:r>
      <w:r w:rsidRPr="00224FCD">
        <w:rPr>
          <w:rFonts w:ascii="Arial" w:eastAsia="Aptos" w:hAnsi="Arial" w:cs="Arial"/>
        </w:rPr>
        <w:t xml:space="preserve">of </w:t>
      </w:r>
      <w:r w:rsidR="006C77BC" w:rsidRPr="00224FCD">
        <w:rPr>
          <w:rFonts w:ascii="Arial" w:eastAsia="Aptos" w:hAnsi="Arial" w:cs="Arial"/>
        </w:rPr>
        <w:t xml:space="preserve">the fact that you did not use </w:t>
      </w:r>
      <w:r w:rsidRPr="00224FCD">
        <w:rPr>
          <w:rFonts w:ascii="Arial" w:eastAsia="Aptos" w:hAnsi="Arial" w:cs="Arial"/>
        </w:rPr>
        <w:t xml:space="preserve">GenAI to complete this assessment. It is your responsibility to maintain accurate and detailed records of your GenAI use. </w:t>
      </w:r>
    </w:p>
    <w:p w14:paraId="3F8BCC1B" w14:textId="58E2F2D1" w:rsidR="360A7904" w:rsidRPr="00224FCD" w:rsidRDefault="32A7B660" w:rsidP="00482E5C">
      <w:pPr>
        <w:spacing w:after="120"/>
        <w:rPr>
          <w:rFonts w:ascii="Arial" w:eastAsia="Aptos" w:hAnsi="Arial" w:cs="Arial"/>
          <w:lang w:val="en-US"/>
        </w:rPr>
      </w:pPr>
      <w:r w:rsidRPr="00224FCD">
        <w:rPr>
          <w:rFonts w:ascii="Arial" w:eastAsia="Aptos" w:hAnsi="Arial" w:cs="Arial"/>
        </w:rPr>
        <w:t>For further information</w:t>
      </w:r>
      <w:r w:rsidR="008647A6" w:rsidRPr="00224FCD">
        <w:rPr>
          <w:rFonts w:ascii="Arial" w:eastAsia="Aptos" w:hAnsi="Arial" w:cs="Arial"/>
        </w:rPr>
        <w:t>,</w:t>
      </w:r>
      <w:r w:rsidRPr="00224FCD">
        <w:rPr>
          <w:rFonts w:ascii="Arial" w:eastAsia="Aptos" w:hAnsi="Arial" w:cs="Arial"/>
        </w:rPr>
        <w:t xml:space="preserve"> </w:t>
      </w:r>
      <w:r w:rsidR="00901ED8" w:rsidRPr="00FE0874">
        <w:rPr>
          <w:rFonts w:ascii="Arial" w:hAnsi="Arial" w:cs="Arial"/>
        </w:rPr>
        <w:t xml:space="preserve">see </w:t>
      </w:r>
      <w:hyperlink r:id="rId10" w:history="1">
        <w:r w:rsidR="00901ED8" w:rsidRPr="00224FCD">
          <w:rPr>
            <w:rStyle w:val="Hyperlink"/>
            <w:rFonts w:ascii="Arial" w:hAnsi="Arial" w:cs="Arial"/>
            <w:bCs/>
            <w:color w:val="0F4761"/>
          </w:rPr>
          <w:t>Evidence of GenAI Use Guide</w:t>
        </w:r>
      </w:hyperlink>
      <w:r w:rsidR="00901ED8" w:rsidRPr="00224FCD">
        <w:rPr>
          <w:rFonts w:ascii="Arial" w:hAnsi="Arial" w:cs="Arial"/>
          <w:bCs/>
          <w:color w:val="0F4761"/>
        </w:rPr>
        <w:t>.</w:t>
      </w:r>
      <w:r w:rsidR="00901ED8" w:rsidRPr="00FE0874">
        <w:rPr>
          <w:rFonts w:ascii="Arial" w:hAnsi="Arial" w:cs="Arial"/>
          <w:bCs/>
        </w:rPr>
        <w:t xml:space="preserve"> </w:t>
      </w:r>
      <w:r w:rsidR="4406ED28" w:rsidRPr="00224FCD">
        <w:rPr>
          <w:rFonts w:ascii="Arial" w:eastAsia="Aptos" w:hAnsi="Arial" w:cs="Arial"/>
        </w:rPr>
        <w:t>This guide provides information regarding the types of evidence that may be requested</w:t>
      </w:r>
      <w:r w:rsidR="007E1981" w:rsidRPr="00224FCD">
        <w:rPr>
          <w:rFonts w:ascii="Arial" w:eastAsia="Aptos" w:hAnsi="Arial" w:cs="Arial"/>
        </w:rPr>
        <w:t xml:space="preserve"> </w:t>
      </w:r>
      <w:r w:rsidR="007E1981" w:rsidRPr="00224FCD">
        <w:rPr>
          <w:rFonts w:ascii="Arial" w:hAnsi="Arial" w:cs="Arial"/>
        </w:rPr>
        <w:t>and provides a template for your evidence collection</w:t>
      </w:r>
      <w:r w:rsidR="4406ED28" w:rsidRPr="00224FCD">
        <w:rPr>
          <w:rFonts w:ascii="Arial" w:eastAsia="Aptos" w:hAnsi="Arial" w:cs="Arial"/>
        </w:rPr>
        <w:t>.</w:t>
      </w:r>
    </w:p>
    <w:p w14:paraId="44914768" w14:textId="1333939C" w:rsidR="6C638D13" w:rsidRPr="00975EA7" w:rsidRDefault="18D33FBF" w:rsidP="00482E5C">
      <w:pPr>
        <w:pStyle w:val="Heading2"/>
        <w:spacing w:before="240" w:after="120"/>
        <w:rPr>
          <w:rFonts w:ascii="Arial" w:hAnsi="Arial" w:cs="Arial"/>
        </w:rPr>
      </w:pPr>
      <w:r w:rsidRPr="00975EA7">
        <w:rPr>
          <w:rFonts w:ascii="Arial" w:hAnsi="Arial" w:cs="Arial"/>
        </w:rPr>
        <w:t xml:space="preserve">GenAI use </w:t>
      </w:r>
      <w:r w:rsidR="5B37E2CD" w:rsidRPr="00975EA7">
        <w:rPr>
          <w:rFonts w:ascii="Arial" w:hAnsi="Arial" w:cs="Arial"/>
          <w:color w:val="0F4761"/>
        </w:rPr>
        <w:t>A</w:t>
      </w:r>
      <w:r w:rsidR="68658854" w:rsidRPr="00975EA7">
        <w:rPr>
          <w:rFonts w:ascii="Arial" w:hAnsi="Arial" w:cs="Arial"/>
          <w:color w:val="0F4761"/>
        </w:rPr>
        <w:t>cknowledgement</w:t>
      </w:r>
      <w:r w:rsidR="68658854" w:rsidRPr="00975EA7">
        <w:rPr>
          <w:rFonts w:ascii="Arial" w:hAnsi="Arial" w:cs="Arial"/>
        </w:rPr>
        <w:t xml:space="preserve"> </w:t>
      </w:r>
      <w:r w:rsidR="3950A033" w:rsidRPr="00975EA7">
        <w:rPr>
          <w:rFonts w:ascii="Arial" w:hAnsi="Arial" w:cs="Arial"/>
        </w:rPr>
        <w:t>Statement</w:t>
      </w:r>
      <w:r w:rsidR="68658854" w:rsidRPr="00975EA7">
        <w:rPr>
          <w:rFonts w:ascii="Arial" w:hAnsi="Arial" w:cs="Arial"/>
        </w:rPr>
        <w:t xml:space="preserve"> </w:t>
      </w:r>
    </w:p>
    <w:p w14:paraId="44CBF0D5" w14:textId="2444DBE9" w:rsidR="6329F109" w:rsidRPr="00224FCD" w:rsidRDefault="49DF9103" w:rsidP="7C780161">
      <w:pPr>
        <w:rPr>
          <w:rFonts w:ascii="Arial" w:hAnsi="Arial" w:cs="Arial"/>
        </w:rPr>
      </w:pPr>
      <w:r w:rsidRPr="00224FCD">
        <w:rPr>
          <w:rFonts w:ascii="Arial" w:eastAsia="Aptos" w:hAnsi="Arial" w:cs="Arial"/>
        </w:rPr>
        <w:t>The use of GenAI must be acknowledged appropriately. Failure to do so may result in an academic integrity breach, as outlined in the</w:t>
      </w:r>
      <w:r w:rsidR="32FFC676" w:rsidRPr="00224FCD">
        <w:rPr>
          <w:rFonts w:ascii="Arial" w:eastAsia="Aptos" w:hAnsi="Arial" w:cs="Arial"/>
          <w:color w:val="000000" w:themeColor="text1"/>
        </w:rPr>
        <w:t xml:space="preserve"> </w:t>
      </w:r>
      <w:hyperlink r:id="rId11" w:anchor="section3">
        <w:r w:rsidR="32FFC676" w:rsidRPr="00224FCD">
          <w:rPr>
            <w:rStyle w:val="Hyperlink"/>
            <w:rFonts w:ascii="Arial" w:eastAsia="Aptos" w:hAnsi="Arial" w:cs="Arial"/>
          </w:rPr>
          <w:t>Student Academic and Non-Academic Misconduct Rules, Section 3</w:t>
        </w:r>
      </w:hyperlink>
      <w:r w:rsidR="32FFC676" w:rsidRPr="00224FCD">
        <w:rPr>
          <w:rFonts w:ascii="Arial" w:eastAsia="Aptos" w:hAnsi="Arial" w:cs="Arial"/>
          <w:color w:val="000000" w:themeColor="text1"/>
        </w:rPr>
        <w:t xml:space="preserve">.  </w:t>
      </w:r>
    </w:p>
    <w:p w14:paraId="1B583116" w14:textId="77777777" w:rsidR="00494E4A" w:rsidRPr="00975EA7" w:rsidRDefault="00494E4A" w:rsidP="00482E5C">
      <w:pPr>
        <w:pStyle w:val="Heading1"/>
        <w:spacing w:after="120"/>
        <w:rPr>
          <w:rFonts w:ascii="Arial" w:eastAsia="Aptos Display" w:hAnsi="Arial" w:cs="Arial"/>
          <w:sz w:val="36"/>
          <w:szCs w:val="36"/>
        </w:rPr>
      </w:pPr>
      <w:r w:rsidRPr="00975EA7">
        <w:rPr>
          <w:rFonts w:ascii="Arial" w:eastAsia="Aptos Display" w:hAnsi="Arial" w:cs="Arial"/>
          <w:sz w:val="36"/>
          <w:szCs w:val="36"/>
        </w:rPr>
        <w:t>Marking, Grades &amp; Feedback</w:t>
      </w:r>
    </w:p>
    <w:p w14:paraId="215FE80B" w14:textId="77777777" w:rsidR="00494E4A" w:rsidRPr="00224FCD" w:rsidRDefault="00494E4A" w:rsidP="00482E5C">
      <w:pPr>
        <w:spacing w:after="120"/>
        <w:rPr>
          <w:rFonts w:ascii="Arial" w:eastAsia="Aptos" w:hAnsi="Arial" w:cs="Arial"/>
          <w:color w:val="000000" w:themeColor="text1"/>
        </w:rPr>
      </w:pPr>
      <w:r w:rsidRPr="00224FCD">
        <w:rPr>
          <w:rFonts w:ascii="Arial" w:eastAsia="Aptos" w:hAnsi="Arial" w:cs="Arial"/>
          <w:color w:val="000000" w:themeColor="text1"/>
        </w:rPr>
        <w:t xml:space="preserve">Works submitted by the due date will be evaluated against the grading criteria and standards specified in the assessment rubric. For more information regarding SCU grades and standards, visit </w:t>
      </w:r>
      <w:hyperlink r:id="rId12">
        <w:r w:rsidRPr="00224FCD">
          <w:rPr>
            <w:rStyle w:val="Hyperlink"/>
            <w:rFonts w:ascii="Arial" w:eastAsia="Aptos" w:hAnsi="Arial" w:cs="Arial"/>
          </w:rPr>
          <w:t>Final Grades</w:t>
        </w:r>
      </w:hyperlink>
      <w:r w:rsidRPr="00224FCD">
        <w:rPr>
          <w:rFonts w:ascii="Arial" w:eastAsia="Aptos" w:hAnsi="Arial" w:cs="Arial"/>
          <w:color w:val="000000" w:themeColor="text1"/>
        </w:rPr>
        <w:t xml:space="preserve">. </w:t>
      </w:r>
    </w:p>
    <w:p w14:paraId="7755B9AC" w14:textId="6A45387D" w:rsidR="00494E4A" w:rsidRPr="00224FCD" w:rsidRDefault="00494E4A" w:rsidP="00494E4A">
      <w:pPr>
        <w:rPr>
          <w:rFonts w:ascii="Arial" w:eastAsia="Aptos" w:hAnsi="Arial" w:cs="Arial"/>
          <w:color w:val="000000" w:themeColor="text1"/>
        </w:rPr>
      </w:pPr>
      <w:r w:rsidRPr="00224FCD">
        <w:rPr>
          <w:rFonts w:ascii="Arial" w:eastAsia="Aptos" w:hAnsi="Arial" w:cs="Arial"/>
          <w:color w:val="000000" w:themeColor="text1"/>
        </w:rPr>
        <w:t xml:space="preserve">Grades and feedback will be posted to the </w:t>
      </w:r>
      <w:r w:rsidRPr="00224FCD">
        <w:rPr>
          <w:rFonts w:ascii="Arial" w:eastAsia="Aptos" w:hAnsi="Arial" w:cs="Arial"/>
          <w:b/>
          <w:bCs/>
          <w:color w:val="000000" w:themeColor="text1"/>
        </w:rPr>
        <w:t>Grades &amp; Feedback</w:t>
      </w:r>
      <w:r w:rsidRPr="00224FCD">
        <w:rPr>
          <w:rFonts w:ascii="Arial" w:eastAsia="Aptos" w:hAnsi="Arial" w:cs="Arial"/>
          <w:color w:val="000000" w:themeColor="text1"/>
        </w:rPr>
        <w:t xml:space="preserve"> section on the unit learning site. Please allow up to seven days for marks to be posted.</w:t>
      </w:r>
    </w:p>
    <w:p w14:paraId="05CFB76A" w14:textId="77777777" w:rsidR="00DC0029" w:rsidRDefault="00DC0029">
      <w:pPr>
        <w:jc w:val="left"/>
        <w:rPr>
          <w:rFonts w:ascii="Arial" w:eastAsia="Aptos Display" w:hAnsi="Arial" w:cs="Arial"/>
          <w:color w:val="0F4761" w:themeColor="accent1" w:themeShade="BF"/>
          <w:sz w:val="36"/>
          <w:szCs w:val="36"/>
        </w:rPr>
      </w:pPr>
      <w:r>
        <w:rPr>
          <w:rFonts w:ascii="Arial" w:eastAsia="Aptos Display" w:hAnsi="Arial" w:cs="Arial"/>
          <w:sz w:val="36"/>
          <w:szCs w:val="36"/>
        </w:rPr>
        <w:br w:type="page"/>
      </w:r>
    </w:p>
    <w:p w14:paraId="2BD9FEBE" w14:textId="3E275409" w:rsidR="00446DDC" w:rsidRPr="00975EA7" w:rsidRDefault="32EBF8E5" w:rsidP="00482E5C">
      <w:pPr>
        <w:pStyle w:val="Heading1"/>
        <w:spacing w:after="120"/>
        <w:rPr>
          <w:rFonts w:ascii="Arial" w:eastAsia="Aptos Display" w:hAnsi="Arial" w:cs="Arial"/>
          <w:sz w:val="36"/>
          <w:szCs w:val="36"/>
        </w:rPr>
      </w:pPr>
      <w:r w:rsidRPr="00975EA7">
        <w:rPr>
          <w:rFonts w:ascii="Arial" w:eastAsia="Aptos Display" w:hAnsi="Arial" w:cs="Arial"/>
          <w:sz w:val="36"/>
          <w:szCs w:val="36"/>
        </w:rPr>
        <w:lastRenderedPageBreak/>
        <w:t>Rules relating to Assessment and Examination</w:t>
      </w:r>
    </w:p>
    <w:p w14:paraId="12C32813" w14:textId="50D80EF4" w:rsidR="599DB847" w:rsidRPr="00224FCD" w:rsidRDefault="599DB847" w:rsidP="00482E5C">
      <w:pPr>
        <w:spacing w:after="120"/>
        <w:rPr>
          <w:rFonts w:ascii="Arial" w:eastAsia="Aptos" w:hAnsi="Arial" w:cs="Arial"/>
          <w:color w:val="000000" w:themeColor="text1"/>
        </w:rPr>
      </w:pPr>
      <w:r w:rsidRPr="00224FCD">
        <w:rPr>
          <w:rFonts w:ascii="Arial" w:eastAsia="Aptos" w:hAnsi="Arial" w:cs="Arial"/>
          <w:color w:val="000000" w:themeColor="text1"/>
        </w:rPr>
        <w:t xml:space="preserve">Please refer to </w:t>
      </w:r>
      <w:hyperlink r:id="rId13">
        <w:r w:rsidRPr="00224FCD">
          <w:rPr>
            <w:rStyle w:val="Hyperlink"/>
            <w:rFonts w:ascii="Arial" w:eastAsia="Aptos" w:hAnsi="Arial" w:cs="Arial"/>
          </w:rPr>
          <w:t>How to apply for Special Consideration</w:t>
        </w:r>
      </w:hyperlink>
      <w:r w:rsidRPr="00224FCD">
        <w:rPr>
          <w:rFonts w:ascii="Arial" w:eastAsia="Aptos" w:hAnsi="Arial" w:cs="Arial"/>
        </w:rPr>
        <w:t xml:space="preserve"> and </w:t>
      </w:r>
      <w:hyperlink r:id="rId14">
        <w:r w:rsidRPr="00224FCD">
          <w:rPr>
            <w:rStyle w:val="Hyperlink"/>
            <w:rFonts w:ascii="Arial" w:eastAsia="Aptos" w:hAnsi="Arial" w:cs="Arial"/>
          </w:rPr>
          <w:t>Rules Relating to Awards - Rule 3 - Coursework Awards - Student Assessment and Examinations</w:t>
        </w:r>
      </w:hyperlink>
      <w:r w:rsidRPr="00224FCD">
        <w:rPr>
          <w:rFonts w:ascii="Arial" w:eastAsia="Aptos" w:hAnsi="Arial" w:cs="Arial"/>
          <w:color w:val="000000" w:themeColor="text1"/>
        </w:rPr>
        <w:t xml:space="preserve"> f</w:t>
      </w:r>
      <w:r w:rsidR="67E20C20" w:rsidRPr="00224FCD">
        <w:rPr>
          <w:rFonts w:ascii="Arial" w:eastAsia="Aptos" w:hAnsi="Arial" w:cs="Arial"/>
          <w:color w:val="000000" w:themeColor="text1"/>
        </w:rPr>
        <w:t>or information regarding:</w:t>
      </w:r>
    </w:p>
    <w:p w14:paraId="7AEBB4E3" w14:textId="77777777" w:rsidR="00446DDC" w:rsidRPr="00224FCD" w:rsidRDefault="00446DDC" w:rsidP="00482E5C">
      <w:pPr>
        <w:pStyle w:val="ListParagraph"/>
        <w:numPr>
          <w:ilvl w:val="0"/>
          <w:numId w:val="25"/>
        </w:numPr>
        <w:spacing w:after="120"/>
        <w:rPr>
          <w:rFonts w:ascii="Arial" w:eastAsia="Aptos" w:hAnsi="Arial" w:cs="Arial"/>
          <w:color w:val="000000" w:themeColor="text1"/>
        </w:rPr>
      </w:pPr>
      <w:r w:rsidRPr="00224FCD">
        <w:rPr>
          <w:rFonts w:ascii="Arial" w:eastAsia="Aptos" w:hAnsi="Arial" w:cs="Arial"/>
          <w:color w:val="000000" w:themeColor="text1"/>
        </w:rPr>
        <w:t>Extensions</w:t>
      </w:r>
    </w:p>
    <w:p w14:paraId="3F875E54" w14:textId="36C0543E" w:rsidR="00446DDC" w:rsidRPr="00224FCD" w:rsidRDefault="00446DDC" w:rsidP="00482E5C">
      <w:pPr>
        <w:pStyle w:val="ListParagraph"/>
        <w:numPr>
          <w:ilvl w:val="0"/>
          <w:numId w:val="25"/>
        </w:numPr>
        <w:spacing w:after="120"/>
        <w:rPr>
          <w:rFonts w:ascii="Arial" w:eastAsia="Aptos" w:hAnsi="Arial" w:cs="Arial"/>
          <w:color w:val="000000" w:themeColor="text1"/>
        </w:rPr>
      </w:pPr>
      <w:r w:rsidRPr="00224FCD">
        <w:rPr>
          <w:rFonts w:ascii="Arial" w:eastAsia="Aptos" w:hAnsi="Arial" w:cs="Arial"/>
        </w:rPr>
        <w:t>Special Consideration</w:t>
      </w:r>
    </w:p>
    <w:p w14:paraId="473A8BB7" w14:textId="77777777" w:rsidR="00446DDC" w:rsidRPr="00224FCD" w:rsidRDefault="00446DDC" w:rsidP="00482E5C">
      <w:pPr>
        <w:pStyle w:val="ListParagraph"/>
        <w:numPr>
          <w:ilvl w:val="0"/>
          <w:numId w:val="25"/>
        </w:numPr>
        <w:spacing w:after="120"/>
        <w:rPr>
          <w:rFonts w:ascii="Arial" w:eastAsia="Aptos" w:hAnsi="Arial" w:cs="Arial"/>
          <w:color w:val="000000" w:themeColor="text1"/>
        </w:rPr>
      </w:pPr>
      <w:r w:rsidRPr="00224FCD">
        <w:rPr>
          <w:rFonts w:ascii="Arial" w:eastAsia="Aptos" w:hAnsi="Arial" w:cs="Arial"/>
          <w:color w:val="000000" w:themeColor="text1"/>
        </w:rPr>
        <w:t xml:space="preserve">Late submission </w:t>
      </w:r>
    </w:p>
    <w:p w14:paraId="2C0EC519" w14:textId="77777777" w:rsidR="00446DDC" w:rsidRPr="00224FCD" w:rsidRDefault="00446DDC" w:rsidP="00482E5C">
      <w:pPr>
        <w:pStyle w:val="ListParagraph"/>
        <w:numPr>
          <w:ilvl w:val="0"/>
          <w:numId w:val="25"/>
        </w:numPr>
        <w:spacing w:after="120"/>
        <w:rPr>
          <w:rFonts w:ascii="Arial" w:eastAsia="Aptos" w:hAnsi="Arial" w:cs="Arial"/>
          <w:color w:val="000000" w:themeColor="text1"/>
        </w:rPr>
      </w:pPr>
      <w:r w:rsidRPr="00224FCD">
        <w:rPr>
          <w:rFonts w:ascii="Arial" w:eastAsia="Aptos" w:hAnsi="Arial" w:cs="Arial"/>
          <w:color w:val="000000" w:themeColor="text1"/>
        </w:rPr>
        <w:t>Resubmission</w:t>
      </w:r>
    </w:p>
    <w:p w14:paraId="4DAC0CD9" w14:textId="77777777" w:rsidR="00446DDC" w:rsidRPr="00224FCD" w:rsidRDefault="00446DDC" w:rsidP="00482E5C">
      <w:pPr>
        <w:pStyle w:val="ListParagraph"/>
        <w:numPr>
          <w:ilvl w:val="0"/>
          <w:numId w:val="25"/>
        </w:numPr>
        <w:spacing w:after="120"/>
        <w:rPr>
          <w:rFonts w:ascii="Arial" w:eastAsia="Aptos" w:hAnsi="Arial" w:cs="Arial"/>
          <w:color w:val="000000" w:themeColor="text1"/>
        </w:rPr>
      </w:pPr>
      <w:r w:rsidRPr="00224FCD">
        <w:rPr>
          <w:rFonts w:ascii="Arial" w:eastAsia="Aptos" w:hAnsi="Arial" w:cs="Arial"/>
          <w:color w:val="000000" w:themeColor="text1"/>
        </w:rPr>
        <w:t>SCU Grades</w:t>
      </w:r>
    </w:p>
    <w:p w14:paraId="5C75C695" w14:textId="77777777" w:rsidR="00446DDC" w:rsidRPr="00224FCD" w:rsidRDefault="00446DDC" w:rsidP="00482E5C">
      <w:pPr>
        <w:pStyle w:val="ListParagraph"/>
        <w:numPr>
          <w:ilvl w:val="0"/>
          <w:numId w:val="25"/>
        </w:numPr>
        <w:spacing w:after="120"/>
        <w:rPr>
          <w:rFonts w:ascii="Arial" w:eastAsia="Aptos" w:hAnsi="Arial" w:cs="Arial"/>
          <w:color w:val="000000" w:themeColor="text1"/>
        </w:rPr>
      </w:pPr>
      <w:r w:rsidRPr="00224FCD">
        <w:rPr>
          <w:rFonts w:ascii="Arial" w:eastAsia="Aptos" w:hAnsi="Arial" w:cs="Arial"/>
          <w:color w:val="000000" w:themeColor="text1"/>
        </w:rPr>
        <w:t>Appeals</w:t>
      </w:r>
    </w:p>
    <w:p w14:paraId="2D503598" w14:textId="77777777" w:rsidR="00446DDC" w:rsidRPr="00224FCD" w:rsidRDefault="00446DDC" w:rsidP="00482E5C">
      <w:pPr>
        <w:pStyle w:val="ListParagraph"/>
        <w:numPr>
          <w:ilvl w:val="0"/>
          <w:numId w:val="25"/>
        </w:numPr>
        <w:spacing w:after="120"/>
        <w:rPr>
          <w:rFonts w:ascii="Arial" w:eastAsia="Aptos" w:hAnsi="Arial" w:cs="Arial"/>
          <w:color w:val="000000" w:themeColor="text1"/>
        </w:rPr>
      </w:pPr>
      <w:r w:rsidRPr="00224FCD">
        <w:rPr>
          <w:rFonts w:ascii="Arial" w:eastAsia="Aptos" w:hAnsi="Arial" w:cs="Arial"/>
          <w:color w:val="000000" w:themeColor="text1"/>
        </w:rPr>
        <w:t>Academic Integrity</w:t>
      </w:r>
    </w:p>
    <w:p w14:paraId="7924DE88" w14:textId="77777777" w:rsidR="00446DDC" w:rsidRPr="00224FCD" w:rsidRDefault="00446DDC" w:rsidP="00482E5C">
      <w:pPr>
        <w:spacing w:after="120"/>
        <w:rPr>
          <w:rFonts w:ascii="Arial" w:eastAsia="Aptos" w:hAnsi="Arial" w:cs="Arial"/>
          <w:color w:val="000000" w:themeColor="text1"/>
          <w:lang w:val="en-US"/>
        </w:rPr>
      </w:pPr>
      <w:r w:rsidRPr="00224FCD">
        <w:rPr>
          <w:rFonts w:ascii="Arial" w:eastAsia="Aptos" w:hAnsi="Arial" w:cs="Arial"/>
          <w:color w:val="000000" w:themeColor="text1"/>
          <w:lang w:val="en-US"/>
        </w:rPr>
        <w:t>If you have any questions regarding the above, please contact the Unit Assessor as soon as possible.</w:t>
      </w:r>
    </w:p>
    <w:p w14:paraId="5C01BCB4" w14:textId="183A261E" w:rsidR="00D202B4" w:rsidRPr="00975EA7" w:rsidRDefault="7FB764A2" w:rsidP="00F74950">
      <w:pPr>
        <w:pStyle w:val="Heading1"/>
        <w:spacing w:after="120"/>
        <w:rPr>
          <w:rFonts w:ascii="Arial" w:hAnsi="Arial" w:cs="Arial"/>
        </w:rPr>
      </w:pPr>
      <w:r w:rsidRPr="00975EA7">
        <w:rPr>
          <w:rFonts w:ascii="Arial" w:hAnsi="Arial" w:cs="Arial"/>
        </w:rPr>
        <w:t>Academic Integrity Declaration</w:t>
      </w:r>
    </w:p>
    <w:p w14:paraId="3318978C" w14:textId="2310D3CE" w:rsidR="00F74950" w:rsidRPr="00224FCD" w:rsidRDefault="00F74950" w:rsidP="00F74950">
      <w:pPr>
        <w:shd w:val="clear" w:color="auto" w:fill="FFFFFF"/>
        <w:spacing w:after="120" w:line="240" w:lineRule="auto"/>
        <w:rPr>
          <w:rFonts w:ascii="Arial" w:eastAsia="Times New Roman" w:hAnsi="Arial" w:cs="Arial"/>
          <w:color w:val="000000"/>
          <w:lang w:eastAsia="en-AU"/>
        </w:rPr>
      </w:pPr>
      <w:r w:rsidRPr="00224FCD">
        <w:rPr>
          <w:rFonts w:ascii="Arial" w:eastAsia="Times New Roman" w:hAnsi="Arial" w:cs="Arial"/>
          <w:color w:val="000000"/>
          <w:lang w:eastAsia="en-AU"/>
        </w:rPr>
        <w:t>At Southern Cross University, academic integrity means behaving with the values of honesty, fairness, trustworthiness, courage, responsibility, and respect in relation to academic work. </w:t>
      </w:r>
    </w:p>
    <w:p w14:paraId="517AAA61" w14:textId="28034FB4" w:rsidR="00F74950" w:rsidRPr="00224FCD" w:rsidRDefault="00F74950" w:rsidP="00F74950">
      <w:pPr>
        <w:shd w:val="clear" w:color="auto" w:fill="FFFFFF"/>
        <w:spacing w:after="0" w:line="240" w:lineRule="auto"/>
        <w:rPr>
          <w:rFonts w:ascii="Arial" w:eastAsia="Times New Roman" w:hAnsi="Arial" w:cs="Arial"/>
          <w:color w:val="0000FF"/>
          <w:u w:val="single"/>
          <w:bdr w:val="none" w:sz="0" w:space="0" w:color="auto" w:frame="1"/>
          <w:lang w:eastAsia="en-AU"/>
        </w:rPr>
      </w:pPr>
      <w:r w:rsidRPr="00224FCD">
        <w:rPr>
          <w:rFonts w:ascii="Arial" w:eastAsia="Times New Roman" w:hAnsi="Arial" w:cs="Arial"/>
          <w:color w:val="000000"/>
          <w:lang w:eastAsia="en-AU"/>
        </w:rPr>
        <w:t>The Southern Cross University Academic Integrity Framework aims to develop a holistic, systematic, and consistent approach to addressing academic integrity across the entire University. For more information see the </w:t>
      </w:r>
      <w:hyperlink r:id="rId15" w:tgtFrame="_blank" w:history="1">
        <w:r w:rsidRPr="00224FCD">
          <w:rPr>
            <w:rFonts w:ascii="Arial" w:eastAsia="Times New Roman" w:hAnsi="Arial" w:cs="Arial"/>
            <w:color w:val="0F4761"/>
            <w:u w:val="single"/>
            <w:bdr w:val="none" w:sz="0" w:space="0" w:color="auto" w:frame="1"/>
            <w:lang w:eastAsia="en-AU"/>
          </w:rPr>
          <w:t>SCU Academic Integrity Framework</w:t>
        </w:r>
      </w:hyperlink>
      <w:r w:rsidR="00E933FE" w:rsidRPr="00224FCD">
        <w:rPr>
          <w:rFonts w:ascii="Arial" w:eastAsia="Times New Roman" w:hAnsi="Arial" w:cs="Arial"/>
          <w:color w:val="0F4761"/>
          <w:u w:val="single"/>
          <w:bdr w:val="none" w:sz="0" w:space="0" w:color="auto" w:frame="1"/>
          <w:lang w:eastAsia="en-AU"/>
        </w:rPr>
        <w:t>.</w:t>
      </w:r>
    </w:p>
    <w:p w14:paraId="69E720E1" w14:textId="77777777" w:rsidR="00F74950" w:rsidRPr="00224FCD" w:rsidRDefault="00F74950" w:rsidP="00F74950">
      <w:pPr>
        <w:shd w:val="clear" w:color="auto" w:fill="FFFFFF"/>
        <w:spacing w:after="0" w:line="240" w:lineRule="auto"/>
        <w:rPr>
          <w:rFonts w:ascii="Arial" w:eastAsia="Times New Roman" w:hAnsi="Arial" w:cs="Arial"/>
          <w:color w:val="000000"/>
          <w:lang w:eastAsia="en-AU"/>
        </w:rPr>
      </w:pPr>
    </w:p>
    <w:p w14:paraId="62E5492E" w14:textId="77777777" w:rsidR="00F74950" w:rsidRPr="00224FCD" w:rsidRDefault="00F74950" w:rsidP="00F74950">
      <w:pPr>
        <w:shd w:val="clear" w:color="auto" w:fill="FFFFFF"/>
        <w:spacing w:after="0" w:line="240" w:lineRule="auto"/>
        <w:rPr>
          <w:rFonts w:ascii="Arial" w:eastAsia="Times New Roman" w:hAnsi="Arial" w:cs="Arial"/>
          <w:color w:val="000000"/>
          <w:lang w:eastAsia="en-AU"/>
        </w:rPr>
      </w:pPr>
      <w:r w:rsidRPr="00224FCD">
        <w:rPr>
          <w:rFonts w:ascii="Arial" w:eastAsia="Times New Roman" w:hAnsi="Arial" w:cs="Arial"/>
          <w:b/>
          <w:bCs/>
          <w:color w:val="000000"/>
          <w:lang w:eastAsia="en-AU"/>
        </w:rPr>
        <w:t>NOTE</w:t>
      </w:r>
      <w:r w:rsidRPr="00224FCD">
        <w:rPr>
          <w:rFonts w:ascii="Arial" w:eastAsia="Times New Roman" w:hAnsi="Arial" w:cs="Arial"/>
          <w:color w:val="000000"/>
          <w:lang w:eastAsia="en-AU"/>
        </w:rPr>
        <w:t>: </w:t>
      </w:r>
      <w:r w:rsidRPr="00224FCD">
        <w:rPr>
          <w:rFonts w:ascii="Arial" w:eastAsia="Times New Roman" w:hAnsi="Arial" w:cs="Arial"/>
          <w:b/>
          <w:bCs/>
          <w:color w:val="000000"/>
          <w:lang w:eastAsia="en-AU"/>
        </w:rPr>
        <w:t>Academic Integrity breaches include</w:t>
      </w:r>
      <w:r w:rsidRPr="00224FCD">
        <w:rPr>
          <w:rFonts w:ascii="Arial" w:eastAsia="Times New Roman" w:hAnsi="Arial" w:cs="Arial"/>
          <w:color w:val="000000"/>
          <w:lang w:eastAsia="en-AU"/>
        </w:rPr>
        <w:t xml:space="preserve"> unacceptable use of generative artificial intelligence (GenAI) tools, the use of GenAI has not been appropriately acknowledged or is beyond the acceptable limit as defined in the Assessment, poor referencing, not identifying direct quotations correctly, close paraphrasing, plagiarism, recycling, misrepresentation, collusion, cheating, contract cheating, fabricating information.  </w:t>
      </w:r>
    </w:p>
    <w:p w14:paraId="113543B4" w14:textId="77777777" w:rsidR="00F74950" w:rsidRPr="00224FCD" w:rsidRDefault="00F74950" w:rsidP="00F74950">
      <w:pPr>
        <w:shd w:val="clear" w:color="auto" w:fill="FFFFFF"/>
        <w:spacing w:after="0" w:line="240" w:lineRule="auto"/>
        <w:rPr>
          <w:rFonts w:ascii="Arial" w:eastAsia="Times New Roman" w:hAnsi="Arial" w:cs="Arial"/>
          <w:color w:val="000000"/>
          <w:lang w:eastAsia="en-AU"/>
        </w:rPr>
      </w:pPr>
    </w:p>
    <w:p w14:paraId="4DD125F3" w14:textId="43A18A00" w:rsidR="00975EA7" w:rsidRPr="00224FCD" w:rsidRDefault="00F74950" w:rsidP="00975EA7">
      <w:pPr>
        <w:rPr>
          <w:rFonts w:ascii="Arial" w:hAnsi="Arial" w:cs="Arial"/>
        </w:rPr>
      </w:pPr>
      <w:r w:rsidRPr="00224FCD">
        <w:rPr>
          <w:rFonts w:ascii="Arial" w:hAnsi="Arial" w:cs="Arial"/>
        </w:rPr>
        <w:t>At SCU</w:t>
      </w:r>
      <w:r w:rsidR="008D2AE8" w:rsidRPr="00224FCD">
        <w:rPr>
          <w:rFonts w:ascii="Arial" w:hAnsi="Arial" w:cs="Arial"/>
        </w:rPr>
        <w:t>,</w:t>
      </w:r>
      <w:r w:rsidRPr="00224FCD">
        <w:rPr>
          <w:rFonts w:ascii="Arial" w:hAnsi="Arial" w:cs="Arial"/>
        </w:rPr>
        <w:t xml:space="preserve"> the use of GenAI tools is acceptable, unless it is beyond the acceptable limit as defined in the Assessment Item by the Unit Assessor.</w:t>
      </w:r>
    </w:p>
    <w:p w14:paraId="4F606680" w14:textId="6BA9C8E5" w:rsidR="00975EA7" w:rsidRPr="00975EA7" w:rsidRDefault="00975EA7">
      <w:pPr>
        <w:jc w:val="left"/>
        <w:rPr>
          <w:rFonts w:ascii="Arial" w:hAnsi="Arial" w:cs="Arial"/>
          <w:i/>
          <w:iCs/>
          <w:sz w:val="22"/>
          <w:szCs w:val="22"/>
        </w:rPr>
      </w:pPr>
      <w:r w:rsidRPr="00975EA7">
        <w:rPr>
          <w:rFonts w:ascii="Arial" w:hAnsi="Arial" w:cs="Arial"/>
          <w:i/>
          <w:iCs/>
          <w:sz w:val="22"/>
          <w:szCs w:val="22"/>
        </w:rPr>
        <w:br w:type="page"/>
      </w:r>
    </w:p>
    <w:p w14:paraId="6B8CEF6D" w14:textId="23DA2270" w:rsidR="137C0960" w:rsidRPr="00F74950" w:rsidDel="00224FCD" w:rsidRDefault="137C0960" w:rsidP="00F74950">
      <w:pPr>
        <w:rPr>
          <w:del w:id="1" w:author="Ken Wojcikowski" w:date="2026-01-16T13:40:00Z" w16du:dateUtc="2026-01-16T02:40:00Z"/>
          <w:rFonts w:cstheme="majorHAnsi"/>
          <w:i/>
          <w:iCs/>
          <w:sz w:val="22"/>
          <w:szCs w:val="22"/>
        </w:rPr>
        <w:sectPr w:rsidR="137C0960" w:rsidRPr="00F74950" w:rsidDel="00224FCD" w:rsidSect="00446DDC">
          <w:headerReference w:type="default" r:id="rId16"/>
          <w:footerReference w:type="default" r:id="rId17"/>
          <w:pgSz w:w="12240" w:h="15840"/>
          <w:pgMar w:top="1800" w:right="1440" w:bottom="993" w:left="1440" w:header="720" w:footer="413" w:gutter="0"/>
          <w:cols w:space="720"/>
          <w:docGrid w:linePitch="360"/>
        </w:sectPr>
      </w:pPr>
    </w:p>
    <w:p w14:paraId="0E49EB6D" w14:textId="4313AF01" w:rsidR="00224FCD" w:rsidRPr="00224FCD" w:rsidRDefault="00224FCD" w:rsidP="00895252">
      <w:pPr>
        <w:pStyle w:val="Heading1"/>
        <w:spacing w:before="0" w:after="120"/>
        <w:ind w:left="-680"/>
        <w:rPr>
          <w:color w:val="FFFFFF" w:themeColor="background1"/>
          <w:sz w:val="36"/>
          <w:szCs w:val="36"/>
        </w:rPr>
      </w:pPr>
      <w:r w:rsidRPr="00224FCD">
        <w:rPr>
          <w:color w:val="FFFFFF" w:themeColor="background1"/>
          <w:sz w:val="36"/>
          <w:szCs w:val="36"/>
        </w:rPr>
        <w:lastRenderedPageBreak/>
        <w:t>.</w:t>
      </w:r>
    </w:p>
    <w:p w14:paraId="54178FDF" w14:textId="505EF088" w:rsidR="00A9666F" w:rsidRPr="00B618D3" w:rsidRDefault="00BC4981" w:rsidP="00BC4981">
      <w:pPr>
        <w:jc w:val="center"/>
      </w:pPr>
      <w:r>
        <w:t>The answers in the quiz are either correct or incorrect and as such there is no rubric for this assessment.</w:t>
      </w:r>
    </w:p>
    <w:sectPr w:rsidR="00A9666F" w:rsidRPr="00B618D3" w:rsidSect="00EA766B">
      <w:footerReference w:type="default" r:id="rId18"/>
      <w:pgSz w:w="16838" w:h="11906" w:orient="landscape" w:code="9"/>
      <w:pgMar w:top="1440" w:right="180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A76AA" w14:textId="77777777" w:rsidR="00455ED8" w:rsidRDefault="00455ED8">
      <w:pPr>
        <w:spacing w:after="0" w:line="240" w:lineRule="auto"/>
      </w:pPr>
      <w:r>
        <w:separator/>
      </w:r>
    </w:p>
  </w:endnote>
  <w:endnote w:type="continuationSeparator" w:id="0">
    <w:p w14:paraId="6C80C842" w14:textId="77777777" w:rsidR="00455ED8" w:rsidRDefault="00455ED8">
      <w:pPr>
        <w:spacing w:after="0" w:line="240" w:lineRule="auto"/>
      </w:pPr>
      <w:r>
        <w:continuationSeparator/>
      </w:r>
    </w:p>
  </w:endnote>
  <w:endnote w:type="continuationNotice" w:id="1">
    <w:p w14:paraId="540A5D94" w14:textId="77777777" w:rsidR="00455ED8" w:rsidRDefault="00455ED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D546B07" w:rsidRPr="00482E5C" w14:paraId="6773D4CB" w14:textId="77777777" w:rsidTr="7F559FCC">
      <w:trPr>
        <w:trHeight w:val="300"/>
      </w:trPr>
      <w:tc>
        <w:tcPr>
          <w:tcW w:w="3120" w:type="dxa"/>
        </w:tcPr>
        <w:p w14:paraId="32ABF4F0" w14:textId="3328BF38" w:rsidR="3D546B07" w:rsidRPr="00482E5C" w:rsidRDefault="00B114DA" w:rsidP="00DF13E0">
          <w:pPr>
            <w:pStyle w:val="Footer"/>
            <w:rPr>
              <w:sz w:val="20"/>
              <w:szCs w:val="20"/>
            </w:rPr>
          </w:pPr>
          <w:r>
            <w:rPr>
              <w:sz w:val="20"/>
              <w:szCs w:val="20"/>
            </w:rPr>
            <w:t>Assessment 1 Brief</w:t>
          </w:r>
        </w:p>
      </w:tc>
      <w:tc>
        <w:tcPr>
          <w:tcW w:w="3120" w:type="dxa"/>
        </w:tcPr>
        <w:p w14:paraId="786DF7BC" w14:textId="42885176" w:rsidR="00DF13E0" w:rsidRPr="00482E5C" w:rsidRDefault="00DF13E0" w:rsidP="00DF13E0">
          <w:pPr>
            <w:pStyle w:val="Footer"/>
            <w:rPr>
              <w:sz w:val="20"/>
              <w:szCs w:val="20"/>
            </w:rPr>
          </w:pPr>
        </w:p>
      </w:tc>
      <w:tc>
        <w:tcPr>
          <w:tcW w:w="3120" w:type="dxa"/>
        </w:tcPr>
        <w:p w14:paraId="050C8C5B" w14:textId="3FBD6FCA" w:rsidR="3D546B07" w:rsidRPr="00482E5C" w:rsidRDefault="3D546B07" w:rsidP="3D546B07">
          <w:pPr>
            <w:pStyle w:val="Header"/>
            <w:ind w:right="-115"/>
            <w:jc w:val="right"/>
            <w:rPr>
              <w:sz w:val="20"/>
              <w:szCs w:val="20"/>
            </w:rPr>
          </w:pPr>
          <w:r w:rsidRPr="00482E5C">
            <w:rPr>
              <w:sz w:val="20"/>
              <w:szCs w:val="20"/>
            </w:rPr>
            <w:fldChar w:fldCharType="begin"/>
          </w:r>
          <w:r w:rsidRPr="00482E5C">
            <w:rPr>
              <w:sz w:val="20"/>
              <w:szCs w:val="20"/>
            </w:rPr>
            <w:instrText>PAGE</w:instrText>
          </w:r>
          <w:r w:rsidRPr="00482E5C">
            <w:rPr>
              <w:sz w:val="20"/>
              <w:szCs w:val="20"/>
            </w:rPr>
            <w:fldChar w:fldCharType="separate"/>
          </w:r>
          <w:r w:rsidR="7F559FCC" w:rsidRPr="00482E5C">
            <w:rPr>
              <w:sz w:val="20"/>
              <w:szCs w:val="20"/>
            </w:rPr>
            <w:t>1</w:t>
          </w:r>
          <w:r w:rsidRPr="00482E5C">
            <w:rPr>
              <w:sz w:val="20"/>
              <w:szCs w:val="20"/>
            </w:rPr>
            <w:fldChar w:fldCharType="end"/>
          </w:r>
          <w:r w:rsidR="7F559FCC" w:rsidRPr="00482E5C">
            <w:rPr>
              <w:sz w:val="20"/>
              <w:szCs w:val="20"/>
            </w:rPr>
            <w:t xml:space="preserve"> of </w:t>
          </w:r>
          <w:r w:rsidRPr="00482E5C">
            <w:rPr>
              <w:sz w:val="20"/>
              <w:szCs w:val="20"/>
            </w:rPr>
            <w:fldChar w:fldCharType="begin"/>
          </w:r>
          <w:r w:rsidRPr="00482E5C">
            <w:rPr>
              <w:sz w:val="20"/>
              <w:szCs w:val="20"/>
            </w:rPr>
            <w:instrText>NUMPAGES</w:instrText>
          </w:r>
          <w:r w:rsidRPr="00482E5C">
            <w:rPr>
              <w:sz w:val="20"/>
              <w:szCs w:val="20"/>
            </w:rPr>
            <w:fldChar w:fldCharType="separate"/>
          </w:r>
          <w:r w:rsidR="7F559FCC" w:rsidRPr="00482E5C">
            <w:rPr>
              <w:sz w:val="20"/>
              <w:szCs w:val="20"/>
            </w:rPr>
            <w:t>2</w:t>
          </w:r>
          <w:r w:rsidRPr="00482E5C">
            <w:rPr>
              <w:sz w:val="20"/>
              <w:szCs w:val="20"/>
            </w:rPr>
            <w:fldChar w:fldCharType="end"/>
          </w:r>
        </w:p>
      </w:tc>
    </w:tr>
  </w:tbl>
  <w:p w14:paraId="441F7163" w14:textId="42BB8C63" w:rsidR="3D546B07" w:rsidRDefault="3D546B07" w:rsidP="3D546B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530"/>
      <w:gridCol w:w="4530"/>
      <w:gridCol w:w="4530"/>
    </w:tblGrid>
    <w:tr w:rsidR="3D546B07" w14:paraId="12A6956A" w14:textId="77777777" w:rsidTr="7F559FCC">
      <w:trPr>
        <w:trHeight w:val="300"/>
      </w:trPr>
      <w:tc>
        <w:tcPr>
          <w:tcW w:w="4530" w:type="dxa"/>
        </w:tcPr>
        <w:p w14:paraId="4E178EBE" w14:textId="38F06EC9" w:rsidR="3D546B07" w:rsidRDefault="3D546B07" w:rsidP="3D546B07">
          <w:pPr>
            <w:pStyle w:val="Header"/>
            <w:ind w:left="-115"/>
            <w:jc w:val="left"/>
          </w:pPr>
        </w:p>
      </w:tc>
      <w:tc>
        <w:tcPr>
          <w:tcW w:w="4530" w:type="dxa"/>
        </w:tcPr>
        <w:p w14:paraId="508C7BF3" w14:textId="194292B1" w:rsidR="3D546B07" w:rsidRDefault="3D546B07" w:rsidP="3D546B07">
          <w:pPr>
            <w:pStyle w:val="Header"/>
            <w:jc w:val="center"/>
          </w:pPr>
        </w:p>
      </w:tc>
      <w:tc>
        <w:tcPr>
          <w:tcW w:w="4530" w:type="dxa"/>
        </w:tcPr>
        <w:p w14:paraId="689ABD46" w14:textId="7762A1BB" w:rsidR="3D546B07" w:rsidRDefault="3D546B07" w:rsidP="3D546B07">
          <w:pPr>
            <w:pStyle w:val="Header"/>
            <w:ind w:right="-115"/>
            <w:jc w:val="right"/>
          </w:pPr>
          <w:r>
            <w:fldChar w:fldCharType="begin"/>
          </w:r>
          <w:r>
            <w:instrText>PAGE</w:instrText>
          </w:r>
          <w:r>
            <w:fldChar w:fldCharType="separate"/>
          </w:r>
          <w:r w:rsidR="7F559FCC">
            <w:t>5</w:t>
          </w:r>
          <w:r>
            <w:fldChar w:fldCharType="end"/>
          </w:r>
          <w:r w:rsidR="7F559FCC">
            <w:t xml:space="preserve"> of </w:t>
          </w:r>
          <w:r>
            <w:fldChar w:fldCharType="begin"/>
          </w:r>
          <w:r>
            <w:instrText>NUMPAGES</w:instrText>
          </w:r>
          <w:r>
            <w:fldChar w:fldCharType="separate"/>
          </w:r>
          <w:r w:rsidR="7F559FCC">
            <w:t>6</w:t>
          </w:r>
          <w:r>
            <w:fldChar w:fldCharType="end"/>
          </w:r>
        </w:p>
      </w:tc>
    </w:tr>
  </w:tbl>
  <w:p w14:paraId="72B41B8D" w14:textId="474B376C" w:rsidR="3D546B07" w:rsidRDefault="3D546B07" w:rsidP="3D546B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16858D" w14:textId="77777777" w:rsidR="00455ED8" w:rsidRDefault="00455ED8">
      <w:pPr>
        <w:spacing w:after="0" w:line="240" w:lineRule="auto"/>
      </w:pPr>
      <w:r>
        <w:separator/>
      </w:r>
    </w:p>
  </w:footnote>
  <w:footnote w:type="continuationSeparator" w:id="0">
    <w:p w14:paraId="515A7E88" w14:textId="77777777" w:rsidR="00455ED8" w:rsidRDefault="00455ED8">
      <w:pPr>
        <w:spacing w:after="0" w:line="240" w:lineRule="auto"/>
      </w:pPr>
      <w:r>
        <w:continuationSeparator/>
      </w:r>
    </w:p>
  </w:footnote>
  <w:footnote w:type="continuationNotice" w:id="1">
    <w:p w14:paraId="195BF8C3" w14:textId="77777777" w:rsidR="00455ED8" w:rsidRDefault="00455ED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ayout w:type="fixed"/>
      <w:tblLook w:val="06A0" w:firstRow="1" w:lastRow="0" w:firstColumn="1" w:lastColumn="0" w:noHBand="1" w:noVBand="1"/>
    </w:tblPr>
    <w:tblGrid>
      <w:gridCol w:w="3120"/>
      <w:gridCol w:w="282"/>
      <w:gridCol w:w="5958"/>
    </w:tblGrid>
    <w:tr w:rsidR="7BB021B3" w14:paraId="4B77C38F" w14:textId="77777777" w:rsidTr="00F11DEA">
      <w:trPr>
        <w:trHeight w:val="300"/>
      </w:trPr>
      <w:tc>
        <w:tcPr>
          <w:tcW w:w="3120" w:type="dxa"/>
        </w:tcPr>
        <w:p w14:paraId="4C7424D6" w14:textId="6B685AAF" w:rsidR="7BB021B3" w:rsidRDefault="7F559FCC" w:rsidP="7BB021B3">
          <w:pPr>
            <w:pStyle w:val="Header"/>
            <w:ind w:left="-115"/>
          </w:pPr>
          <w:r>
            <w:rPr>
              <w:noProof/>
            </w:rPr>
            <w:drawing>
              <wp:inline distT="0" distB="0" distL="0" distR="0" wp14:anchorId="34FCDDF9" wp14:editId="3C5CE2E4">
                <wp:extent cx="1762125" cy="581025"/>
                <wp:effectExtent l="0" t="0" r="0" b="0"/>
                <wp:docPr id="1039736757" name="Picture 1039736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9736757"/>
                        <pic:cNvPicPr/>
                      </pic:nvPicPr>
                      <pic:blipFill>
                        <a:blip r:embed="rId1">
                          <a:extLst>
                            <a:ext uri="{28A0092B-C50C-407E-A947-70E740481C1C}">
                              <a14:useLocalDpi xmlns:a14="http://schemas.microsoft.com/office/drawing/2010/main" val="0"/>
                            </a:ext>
                          </a:extLst>
                        </a:blip>
                        <a:stretch>
                          <a:fillRect/>
                        </a:stretch>
                      </pic:blipFill>
                      <pic:spPr>
                        <a:xfrm>
                          <a:off x="0" y="0"/>
                          <a:ext cx="1762125" cy="581025"/>
                        </a:xfrm>
                        <a:prstGeom prst="rect">
                          <a:avLst/>
                        </a:prstGeom>
                      </pic:spPr>
                    </pic:pic>
                  </a:graphicData>
                </a:graphic>
              </wp:inline>
            </w:drawing>
          </w:r>
        </w:p>
      </w:tc>
      <w:tc>
        <w:tcPr>
          <w:tcW w:w="282" w:type="dxa"/>
        </w:tcPr>
        <w:p w14:paraId="7011D391" w14:textId="5021F8A2" w:rsidR="7BB021B3" w:rsidRDefault="7BB021B3" w:rsidP="00DF13E0">
          <w:pPr>
            <w:pStyle w:val="Header"/>
          </w:pPr>
        </w:p>
      </w:tc>
      <w:tc>
        <w:tcPr>
          <w:tcW w:w="5958" w:type="dxa"/>
        </w:tcPr>
        <w:p w14:paraId="2C5AD480" w14:textId="21DE8AA3" w:rsidR="7BB021B3" w:rsidRPr="004672C6" w:rsidRDefault="00B114DA" w:rsidP="4E98027E">
          <w:pPr>
            <w:pStyle w:val="Header"/>
            <w:ind w:right="-115"/>
            <w:jc w:val="right"/>
            <w:rPr>
              <w:sz w:val="20"/>
              <w:szCs w:val="20"/>
            </w:rPr>
          </w:pPr>
          <w:r>
            <w:rPr>
              <w:rFonts w:ascii="Aptos" w:eastAsia="Aptos" w:hAnsi="Aptos" w:cs="Aptos"/>
              <w:color w:val="000000" w:themeColor="text1"/>
              <w:sz w:val="20"/>
              <w:szCs w:val="20"/>
            </w:rPr>
            <w:t>PHAR2001 Introductory Pharmacology</w:t>
          </w:r>
        </w:p>
      </w:tc>
    </w:tr>
  </w:tbl>
  <w:p w14:paraId="6F0CA2BE" w14:textId="32B6F033" w:rsidR="7BB021B3" w:rsidRDefault="7BB021B3" w:rsidP="7BB021B3">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E1684"/>
    <w:multiLevelType w:val="hybridMultilevel"/>
    <w:tmpl w:val="8CAE76A8"/>
    <w:lvl w:ilvl="0" w:tplc="AA0AD2FE">
      <w:start w:val="1"/>
      <w:numFmt w:val="bullet"/>
      <w:lvlText w:val=""/>
      <w:lvlJc w:val="left"/>
      <w:pPr>
        <w:ind w:left="720" w:hanging="360"/>
      </w:pPr>
      <w:rPr>
        <w:rFonts w:ascii="Symbol" w:hAnsi="Symbol" w:hint="default"/>
      </w:rPr>
    </w:lvl>
    <w:lvl w:ilvl="1" w:tplc="04F8F202">
      <w:start w:val="1"/>
      <w:numFmt w:val="bullet"/>
      <w:lvlText w:val="o"/>
      <w:lvlJc w:val="left"/>
      <w:pPr>
        <w:ind w:left="1440" w:hanging="360"/>
      </w:pPr>
      <w:rPr>
        <w:rFonts w:ascii="Courier New" w:hAnsi="Courier New" w:hint="default"/>
      </w:rPr>
    </w:lvl>
    <w:lvl w:ilvl="2" w:tplc="E4BC8470">
      <w:start w:val="1"/>
      <w:numFmt w:val="bullet"/>
      <w:lvlText w:val=""/>
      <w:lvlJc w:val="left"/>
      <w:pPr>
        <w:ind w:left="2160" w:hanging="360"/>
      </w:pPr>
      <w:rPr>
        <w:rFonts w:ascii="Wingdings" w:hAnsi="Wingdings" w:hint="default"/>
      </w:rPr>
    </w:lvl>
    <w:lvl w:ilvl="3" w:tplc="6594534A">
      <w:start w:val="1"/>
      <w:numFmt w:val="bullet"/>
      <w:lvlText w:val=""/>
      <w:lvlJc w:val="left"/>
      <w:pPr>
        <w:ind w:left="2880" w:hanging="360"/>
      </w:pPr>
      <w:rPr>
        <w:rFonts w:ascii="Symbol" w:hAnsi="Symbol" w:hint="default"/>
      </w:rPr>
    </w:lvl>
    <w:lvl w:ilvl="4" w:tplc="9364EC2E">
      <w:start w:val="1"/>
      <w:numFmt w:val="bullet"/>
      <w:lvlText w:val="o"/>
      <w:lvlJc w:val="left"/>
      <w:pPr>
        <w:ind w:left="3600" w:hanging="360"/>
      </w:pPr>
      <w:rPr>
        <w:rFonts w:ascii="Courier New" w:hAnsi="Courier New" w:hint="default"/>
      </w:rPr>
    </w:lvl>
    <w:lvl w:ilvl="5" w:tplc="36B880DE">
      <w:start w:val="1"/>
      <w:numFmt w:val="bullet"/>
      <w:lvlText w:val=""/>
      <w:lvlJc w:val="left"/>
      <w:pPr>
        <w:ind w:left="4320" w:hanging="360"/>
      </w:pPr>
      <w:rPr>
        <w:rFonts w:ascii="Wingdings" w:hAnsi="Wingdings" w:hint="default"/>
      </w:rPr>
    </w:lvl>
    <w:lvl w:ilvl="6" w:tplc="6ADE2234">
      <w:start w:val="1"/>
      <w:numFmt w:val="bullet"/>
      <w:lvlText w:val=""/>
      <w:lvlJc w:val="left"/>
      <w:pPr>
        <w:ind w:left="5040" w:hanging="360"/>
      </w:pPr>
      <w:rPr>
        <w:rFonts w:ascii="Symbol" w:hAnsi="Symbol" w:hint="default"/>
      </w:rPr>
    </w:lvl>
    <w:lvl w:ilvl="7" w:tplc="9F002BD8">
      <w:start w:val="1"/>
      <w:numFmt w:val="bullet"/>
      <w:lvlText w:val="o"/>
      <w:lvlJc w:val="left"/>
      <w:pPr>
        <w:ind w:left="5760" w:hanging="360"/>
      </w:pPr>
      <w:rPr>
        <w:rFonts w:ascii="Courier New" w:hAnsi="Courier New" w:hint="default"/>
      </w:rPr>
    </w:lvl>
    <w:lvl w:ilvl="8" w:tplc="4B22B348">
      <w:start w:val="1"/>
      <w:numFmt w:val="bullet"/>
      <w:lvlText w:val=""/>
      <w:lvlJc w:val="left"/>
      <w:pPr>
        <w:ind w:left="6480" w:hanging="360"/>
      </w:pPr>
      <w:rPr>
        <w:rFonts w:ascii="Wingdings" w:hAnsi="Wingdings" w:hint="default"/>
      </w:rPr>
    </w:lvl>
  </w:abstractNum>
  <w:abstractNum w:abstractNumId="1" w15:restartNumberingAfterBreak="0">
    <w:nsid w:val="06CF53F7"/>
    <w:multiLevelType w:val="hybridMultilevel"/>
    <w:tmpl w:val="CE1A45E2"/>
    <w:lvl w:ilvl="0" w:tplc="54D4A914">
      <w:start w:val="1"/>
      <w:numFmt w:val="bullet"/>
      <w:lvlText w:val=""/>
      <w:lvlJc w:val="left"/>
      <w:pPr>
        <w:ind w:left="720" w:hanging="360"/>
      </w:pPr>
      <w:rPr>
        <w:rFonts w:ascii="Symbol" w:hAnsi="Symbol" w:hint="default"/>
      </w:rPr>
    </w:lvl>
    <w:lvl w:ilvl="1" w:tplc="FA5E6B88">
      <w:start w:val="1"/>
      <w:numFmt w:val="lowerLetter"/>
      <w:lvlText w:val="%2."/>
      <w:lvlJc w:val="left"/>
      <w:pPr>
        <w:ind w:left="1440" w:hanging="360"/>
      </w:pPr>
    </w:lvl>
    <w:lvl w:ilvl="2" w:tplc="B73E5A7C">
      <w:start w:val="1"/>
      <w:numFmt w:val="lowerRoman"/>
      <w:lvlText w:val="%3."/>
      <w:lvlJc w:val="right"/>
      <w:pPr>
        <w:ind w:left="2160" w:hanging="180"/>
      </w:pPr>
    </w:lvl>
    <w:lvl w:ilvl="3" w:tplc="9A6EF426">
      <w:start w:val="1"/>
      <w:numFmt w:val="decimal"/>
      <w:lvlText w:val="%4."/>
      <w:lvlJc w:val="left"/>
      <w:pPr>
        <w:ind w:left="2880" w:hanging="360"/>
      </w:pPr>
    </w:lvl>
    <w:lvl w:ilvl="4" w:tplc="DAFA5460">
      <w:start w:val="1"/>
      <w:numFmt w:val="lowerLetter"/>
      <w:lvlText w:val="%5."/>
      <w:lvlJc w:val="left"/>
      <w:pPr>
        <w:ind w:left="3600" w:hanging="360"/>
      </w:pPr>
    </w:lvl>
    <w:lvl w:ilvl="5" w:tplc="76EA49A6">
      <w:start w:val="1"/>
      <w:numFmt w:val="lowerRoman"/>
      <w:lvlText w:val="%6."/>
      <w:lvlJc w:val="right"/>
      <w:pPr>
        <w:ind w:left="4320" w:hanging="180"/>
      </w:pPr>
    </w:lvl>
    <w:lvl w:ilvl="6" w:tplc="F24C0E08">
      <w:start w:val="1"/>
      <w:numFmt w:val="decimal"/>
      <w:lvlText w:val="%7."/>
      <w:lvlJc w:val="left"/>
      <w:pPr>
        <w:ind w:left="5040" w:hanging="360"/>
      </w:pPr>
    </w:lvl>
    <w:lvl w:ilvl="7" w:tplc="B71C2E5A">
      <w:start w:val="1"/>
      <w:numFmt w:val="lowerLetter"/>
      <w:lvlText w:val="%8."/>
      <w:lvlJc w:val="left"/>
      <w:pPr>
        <w:ind w:left="5760" w:hanging="360"/>
      </w:pPr>
    </w:lvl>
    <w:lvl w:ilvl="8" w:tplc="B9766EFC">
      <w:start w:val="1"/>
      <w:numFmt w:val="lowerRoman"/>
      <w:lvlText w:val="%9."/>
      <w:lvlJc w:val="right"/>
      <w:pPr>
        <w:ind w:left="6480" w:hanging="180"/>
      </w:pPr>
    </w:lvl>
  </w:abstractNum>
  <w:abstractNum w:abstractNumId="2" w15:restartNumberingAfterBreak="0">
    <w:nsid w:val="19BA2D9F"/>
    <w:multiLevelType w:val="hybridMultilevel"/>
    <w:tmpl w:val="6714DDD6"/>
    <w:lvl w:ilvl="0" w:tplc="FA7A9BA2">
      <w:start w:val="1"/>
      <w:numFmt w:val="bullet"/>
      <w:lvlText w:val=""/>
      <w:lvlJc w:val="left"/>
      <w:pPr>
        <w:ind w:left="720" w:hanging="360"/>
      </w:pPr>
      <w:rPr>
        <w:rFonts w:ascii="Symbol" w:hAnsi="Symbol" w:hint="default"/>
      </w:rPr>
    </w:lvl>
    <w:lvl w:ilvl="1" w:tplc="049C3F12">
      <w:start w:val="1"/>
      <w:numFmt w:val="bullet"/>
      <w:lvlText w:val="o"/>
      <w:lvlJc w:val="left"/>
      <w:pPr>
        <w:ind w:left="1440" w:hanging="360"/>
      </w:pPr>
      <w:rPr>
        <w:rFonts w:ascii="Courier New" w:hAnsi="Courier New" w:hint="default"/>
      </w:rPr>
    </w:lvl>
    <w:lvl w:ilvl="2" w:tplc="F3663B96">
      <w:start w:val="1"/>
      <w:numFmt w:val="bullet"/>
      <w:lvlText w:val=""/>
      <w:lvlJc w:val="left"/>
      <w:pPr>
        <w:ind w:left="2160" w:hanging="360"/>
      </w:pPr>
      <w:rPr>
        <w:rFonts w:ascii="Wingdings" w:hAnsi="Wingdings" w:hint="default"/>
      </w:rPr>
    </w:lvl>
    <w:lvl w:ilvl="3" w:tplc="7D40887C">
      <w:start w:val="1"/>
      <w:numFmt w:val="bullet"/>
      <w:lvlText w:val=""/>
      <w:lvlJc w:val="left"/>
      <w:pPr>
        <w:ind w:left="2880" w:hanging="360"/>
      </w:pPr>
      <w:rPr>
        <w:rFonts w:ascii="Symbol" w:hAnsi="Symbol" w:hint="default"/>
      </w:rPr>
    </w:lvl>
    <w:lvl w:ilvl="4" w:tplc="826CCABC">
      <w:start w:val="1"/>
      <w:numFmt w:val="bullet"/>
      <w:lvlText w:val="o"/>
      <w:lvlJc w:val="left"/>
      <w:pPr>
        <w:ind w:left="3600" w:hanging="360"/>
      </w:pPr>
      <w:rPr>
        <w:rFonts w:ascii="Courier New" w:hAnsi="Courier New" w:hint="default"/>
      </w:rPr>
    </w:lvl>
    <w:lvl w:ilvl="5" w:tplc="21620874">
      <w:start w:val="1"/>
      <w:numFmt w:val="bullet"/>
      <w:lvlText w:val=""/>
      <w:lvlJc w:val="left"/>
      <w:pPr>
        <w:ind w:left="4320" w:hanging="360"/>
      </w:pPr>
      <w:rPr>
        <w:rFonts w:ascii="Wingdings" w:hAnsi="Wingdings" w:hint="default"/>
      </w:rPr>
    </w:lvl>
    <w:lvl w:ilvl="6" w:tplc="CA722522">
      <w:start w:val="1"/>
      <w:numFmt w:val="bullet"/>
      <w:lvlText w:val=""/>
      <w:lvlJc w:val="left"/>
      <w:pPr>
        <w:ind w:left="5040" w:hanging="360"/>
      </w:pPr>
      <w:rPr>
        <w:rFonts w:ascii="Symbol" w:hAnsi="Symbol" w:hint="default"/>
      </w:rPr>
    </w:lvl>
    <w:lvl w:ilvl="7" w:tplc="CC600060">
      <w:start w:val="1"/>
      <w:numFmt w:val="bullet"/>
      <w:lvlText w:val="o"/>
      <w:lvlJc w:val="left"/>
      <w:pPr>
        <w:ind w:left="5760" w:hanging="360"/>
      </w:pPr>
      <w:rPr>
        <w:rFonts w:ascii="Courier New" w:hAnsi="Courier New" w:hint="default"/>
      </w:rPr>
    </w:lvl>
    <w:lvl w:ilvl="8" w:tplc="C892127C">
      <w:start w:val="1"/>
      <w:numFmt w:val="bullet"/>
      <w:lvlText w:val=""/>
      <w:lvlJc w:val="left"/>
      <w:pPr>
        <w:ind w:left="6480" w:hanging="360"/>
      </w:pPr>
      <w:rPr>
        <w:rFonts w:ascii="Wingdings" w:hAnsi="Wingdings" w:hint="default"/>
      </w:rPr>
    </w:lvl>
  </w:abstractNum>
  <w:abstractNum w:abstractNumId="3" w15:restartNumberingAfterBreak="0">
    <w:nsid w:val="2146DBA9"/>
    <w:multiLevelType w:val="hybridMultilevel"/>
    <w:tmpl w:val="9ADEBA04"/>
    <w:lvl w:ilvl="0" w:tplc="D3A4E4EC">
      <w:start w:val="1"/>
      <w:numFmt w:val="bullet"/>
      <w:lvlText w:val=""/>
      <w:lvlJc w:val="left"/>
      <w:pPr>
        <w:ind w:left="720" w:hanging="360"/>
      </w:pPr>
      <w:rPr>
        <w:rFonts w:ascii="Symbol" w:hAnsi="Symbol" w:hint="default"/>
      </w:rPr>
    </w:lvl>
    <w:lvl w:ilvl="1" w:tplc="E76EF5E8">
      <w:start w:val="1"/>
      <w:numFmt w:val="bullet"/>
      <w:lvlText w:val="o"/>
      <w:lvlJc w:val="left"/>
      <w:pPr>
        <w:ind w:left="1440" w:hanging="360"/>
      </w:pPr>
      <w:rPr>
        <w:rFonts w:ascii="Courier New" w:hAnsi="Courier New" w:hint="default"/>
      </w:rPr>
    </w:lvl>
    <w:lvl w:ilvl="2" w:tplc="84428252">
      <w:start w:val="1"/>
      <w:numFmt w:val="bullet"/>
      <w:lvlText w:val=""/>
      <w:lvlJc w:val="left"/>
      <w:pPr>
        <w:ind w:left="2160" w:hanging="360"/>
      </w:pPr>
      <w:rPr>
        <w:rFonts w:ascii="Wingdings" w:hAnsi="Wingdings" w:hint="default"/>
      </w:rPr>
    </w:lvl>
    <w:lvl w:ilvl="3" w:tplc="0B3A1BC8">
      <w:start w:val="1"/>
      <w:numFmt w:val="bullet"/>
      <w:lvlText w:val=""/>
      <w:lvlJc w:val="left"/>
      <w:pPr>
        <w:ind w:left="2880" w:hanging="360"/>
      </w:pPr>
      <w:rPr>
        <w:rFonts w:ascii="Symbol" w:hAnsi="Symbol" w:hint="default"/>
      </w:rPr>
    </w:lvl>
    <w:lvl w:ilvl="4" w:tplc="330CA6EE">
      <w:start w:val="1"/>
      <w:numFmt w:val="bullet"/>
      <w:lvlText w:val="o"/>
      <w:lvlJc w:val="left"/>
      <w:pPr>
        <w:ind w:left="3600" w:hanging="360"/>
      </w:pPr>
      <w:rPr>
        <w:rFonts w:ascii="Courier New" w:hAnsi="Courier New" w:hint="default"/>
      </w:rPr>
    </w:lvl>
    <w:lvl w:ilvl="5" w:tplc="931E8720">
      <w:start w:val="1"/>
      <w:numFmt w:val="bullet"/>
      <w:lvlText w:val=""/>
      <w:lvlJc w:val="left"/>
      <w:pPr>
        <w:ind w:left="4320" w:hanging="360"/>
      </w:pPr>
      <w:rPr>
        <w:rFonts w:ascii="Wingdings" w:hAnsi="Wingdings" w:hint="default"/>
      </w:rPr>
    </w:lvl>
    <w:lvl w:ilvl="6" w:tplc="5CAE12A2">
      <w:start w:val="1"/>
      <w:numFmt w:val="bullet"/>
      <w:lvlText w:val=""/>
      <w:lvlJc w:val="left"/>
      <w:pPr>
        <w:ind w:left="5040" w:hanging="360"/>
      </w:pPr>
      <w:rPr>
        <w:rFonts w:ascii="Symbol" w:hAnsi="Symbol" w:hint="default"/>
      </w:rPr>
    </w:lvl>
    <w:lvl w:ilvl="7" w:tplc="315617DA">
      <w:start w:val="1"/>
      <w:numFmt w:val="bullet"/>
      <w:lvlText w:val="o"/>
      <w:lvlJc w:val="left"/>
      <w:pPr>
        <w:ind w:left="5760" w:hanging="360"/>
      </w:pPr>
      <w:rPr>
        <w:rFonts w:ascii="Courier New" w:hAnsi="Courier New" w:hint="default"/>
      </w:rPr>
    </w:lvl>
    <w:lvl w:ilvl="8" w:tplc="6A4A045E">
      <w:start w:val="1"/>
      <w:numFmt w:val="bullet"/>
      <w:lvlText w:val=""/>
      <w:lvlJc w:val="left"/>
      <w:pPr>
        <w:ind w:left="6480" w:hanging="360"/>
      </w:pPr>
      <w:rPr>
        <w:rFonts w:ascii="Wingdings" w:hAnsi="Wingdings" w:hint="default"/>
      </w:rPr>
    </w:lvl>
  </w:abstractNum>
  <w:abstractNum w:abstractNumId="4" w15:restartNumberingAfterBreak="0">
    <w:nsid w:val="2423A703"/>
    <w:multiLevelType w:val="hybridMultilevel"/>
    <w:tmpl w:val="45986540"/>
    <w:lvl w:ilvl="0" w:tplc="0C09000D">
      <w:start w:val="1"/>
      <w:numFmt w:val="bullet"/>
      <w:lvlText w:val=""/>
      <w:lvlJc w:val="left"/>
      <w:pPr>
        <w:ind w:left="720" w:hanging="360"/>
      </w:pPr>
      <w:rPr>
        <w:rFonts w:ascii="Wingdings" w:hAnsi="Wingdings" w:hint="default"/>
      </w:rPr>
    </w:lvl>
    <w:lvl w:ilvl="1" w:tplc="7826D966">
      <w:start w:val="1"/>
      <w:numFmt w:val="bullet"/>
      <w:lvlText w:val="o"/>
      <w:lvlJc w:val="left"/>
      <w:pPr>
        <w:ind w:left="1440" w:hanging="360"/>
      </w:pPr>
      <w:rPr>
        <w:rFonts w:ascii="Courier New" w:hAnsi="Courier New" w:hint="default"/>
      </w:rPr>
    </w:lvl>
    <w:lvl w:ilvl="2" w:tplc="A8729BA6">
      <w:start w:val="1"/>
      <w:numFmt w:val="bullet"/>
      <w:lvlText w:val=""/>
      <w:lvlJc w:val="left"/>
      <w:pPr>
        <w:ind w:left="2160" w:hanging="360"/>
      </w:pPr>
      <w:rPr>
        <w:rFonts w:ascii="Wingdings" w:hAnsi="Wingdings" w:hint="default"/>
      </w:rPr>
    </w:lvl>
    <w:lvl w:ilvl="3" w:tplc="CD246D84">
      <w:start w:val="1"/>
      <w:numFmt w:val="bullet"/>
      <w:lvlText w:val=""/>
      <w:lvlJc w:val="left"/>
      <w:pPr>
        <w:ind w:left="2880" w:hanging="360"/>
      </w:pPr>
      <w:rPr>
        <w:rFonts w:ascii="Symbol" w:hAnsi="Symbol" w:hint="default"/>
      </w:rPr>
    </w:lvl>
    <w:lvl w:ilvl="4" w:tplc="BA861ACE">
      <w:start w:val="1"/>
      <w:numFmt w:val="bullet"/>
      <w:lvlText w:val="o"/>
      <w:lvlJc w:val="left"/>
      <w:pPr>
        <w:ind w:left="3600" w:hanging="360"/>
      </w:pPr>
      <w:rPr>
        <w:rFonts w:ascii="Courier New" w:hAnsi="Courier New" w:hint="default"/>
      </w:rPr>
    </w:lvl>
    <w:lvl w:ilvl="5" w:tplc="B2F4DFA8">
      <w:start w:val="1"/>
      <w:numFmt w:val="bullet"/>
      <w:lvlText w:val=""/>
      <w:lvlJc w:val="left"/>
      <w:pPr>
        <w:ind w:left="4320" w:hanging="360"/>
      </w:pPr>
      <w:rPr>
        <w:rFonts w:ascii="Wingdings" w:hAnsi="Wingdings" w:hint="default"/>
      </w:rPr>
    </w:lvl>
    <w:lvl w:ilvl="6" w:tplc="B1B4D91C">
      <w:start w:val="1"/>
      <w:numFmt w:val="bullet"/>
      <w:lvlText w:val=""/>
      <w:lvlJc w:val="left"/>
      <w:pPr>
        <w:ind w:left="5040" w:hanging="360"/>
      </w:pPr>
      <w:rPr>
        <w:rFonts w:ascii="Symbol" w:hAnsi="Symbol" w:hint="default"/>
      </w:rPr>
    </w:lvl>
    <w:lvl w:ilvl="7" w:tplc="7E9A80B8">
      <w:start w:val="1"/>
      <w:numFmt w:val="bullet"/>
      <w:lvlText w:val="o"/>
      <w:lvlJc w:val="left"/>
      <w:pPr>
        <w:ind w:left="5760" w:hanging="360"/>
      </w:pPr>
      <w:rPr>
        <w:rFonts w:ascii="Courier New" w:hAnsi="Courier New" w:hint="default"/>
      </w:rPr>
    </w:lvl>
    <w:lvl w:ilvl="8" w:tplc="905CABB8">
      <w:start w:val="1"/>
      <w:numFmt w:val="bullet"/>
      <w:lvlText w:val=""/>
      <w:lvlJc w:val="left"/>
      <w:pPr>
        <w:ind w:left="6480" w:hanging="360"/>
      </w:pPr>
      <w:rPr>
        <w:rFonts w:ascii="Wingdings" w:hAnsi="Wingdings" w:hint="default"/>
      </w:rPr>
    </w:lvl>
  </w:abstractNum>
  <w:abstractNum w:abstractNumId="5" w15:restartNumberingAfterBreak="0">
    <w:nsid w:val="2AEF126E"/>
    <w:multiLevelType w:val="hybridMultilevel"/>
    <w:tmpl w:val="FE9AECF8"/>
    <w:lvl w:ilvl="0" w:tplc="A62A3456">
      <w:start w:val="1"/>
      <w:numFmt w:val="bullet"/>
      <w:lvlText w:val=""/>
      <w:lvlJc w:val="left"/>
      <w:pPr>
        <w:ind w:left="720" w:hanging="360"/>
      </w:pPr>
      <w:rPr>
        <w:rFonts w:ascii="Symbol" w:hAnsi="Symbol" w:hint="default"/>
      </w:rPr>
    </w:lvl>
    <w:lvl w:ilvl="1" w:tplc="11A06A0C">
      <w:start w:val="1"/>
      <w:numFmt w:val="bullet"/>
      <w:lvlText w:val="o"/>
      <w:lvlJc w:val="left"/>
      <w:pPr>
        <w:ind w:left="1440" w:hanging="360"/>
      </w:pPr>
      <w:rPr>
        <w:rFonts w:ascii="Courier New" w:hAnsi="Courier New" w:hint="default"/>
      </w:rPr>
    </w:lvl>
    <w:lvl w:ilvl="2" w:tplc="BF302552">
      <w:start w:val="1"/>
      <w:numFmt w:val="bullet"/>
      <w:lvlText w:val=""/>
      <w:lvlJc w:val="left"/>
      <w:pPr>
        <w:ind w:left="2160" w:hanging="360"/>
      </w:pPr>
      <w:rPr>
        <w:rFonts w:ascii="Wingdings" w:hAnsi="Wingdings" w:hint="default"/>
      </w:rPr>
    </w:lvl>
    <w:lvl w:ilvl="3" w:tplc="48426EB6">
      <w:start w:val="1"/>
      <w:numFmt w:val="bullet"/>
      <w:lvlText w:val=""/>
      <w:lvlJc w:val="left"/>
      <w:pPr>
        <w:ind w:left="2880" w:hanging="360"/>
      </w:pPr>
      <w:rPr>
        <w:rFonts w:ascii="Symbol" w:hAnsi="Symbol" w:hint="default"/>
      </w:rPr>
    </w:lvl>
    <w:lvl w:ilvl="4" w:tplc="DFC647C4">
      <w:start w:val="1"/>
      <w:numFmt w:val="bullet"/>
      <w:lvlText w:val="o"/>
      <w:lvlJc w:val="left"/>
      <w:pPr>
        <w:ind w:left="3600" w:hanging="360"/>
      </w:pPr>
      <w:rPr>
        <w:rFonts w:ascii="Courier New" w:hAnsi="Courier New" w:hint="default"/>
      </w:rPr>
    </w:lvl>
    <w:lvl w:ilvl="5" w:tplc="B7549660">
      <w:start w:val="1"/>
      <w:numFmt w:val="bullet"/>
      <w:lvlText w:val=""/>
      <w:lvlJc w:val="left"/>
      <w:pPr>
        <w:ind w:left="4320" w:hanging="360"/>
      </w:pPr>
      <w:rPr>
        <w:rFonts w:ascii="Wingdings" w:hAnsi="Wingdings" w:hint="default"/>
      </w:rPr>
    </w:lvl>
    <w:lvl w:ilvl="6" w:tplc="621AF212">
      <w:start w:val="1"/>
      <w:numFmt w:val="bullet"/>
      <w:lvlText w:val=""/>
      <w:lvlJc w:val="left"/>
      <w:pPr>
        <w:ind w:left="5040" w:hanging="360"/>
      </w:pPr>
      <w:rPr>
        <w:rFonts w:ascii="Symbol" w:hAnsi="Symbol" w:hint="default"/>
      </w:rPr>
    </w:lvl>
    <w:lvl w:ilvl="7" w:tplc="5F0EFBDE">
      <w:start w:val="1"/>
      <w:numFmt w:val="bullet"/>
      <w:lvlText w:val="o"/>
      <w:lvlJc w:val="left"/>
      <w:pPr>
        <w:ind w:left="5760" w:hanging="360"/>
      </w:pPr>
      <w:rPr>
        <w:rFonts w:ascii="Courier New" w:hAnsi="Courier New" w:hint="default"/>
      </w:rPr>
    </w:lvl>
    <w:lvl w:ilvl="8" w:tplc="38907FA2">
      <w:start w:val="1"/>
      <w:numFmt w:val="bullet"/>
      <w:lvlText w:val=""/>
      <w:lvlJc w:val="left"/>
      <w:pPr>
        <w:ind w:left="6480" w:hanging="360"/>
      </w:pPr>
      <w:rPr>
        <w:rFonts w:ascii="Wingdings" w:hAnsi="Wingdings" w:hint="default"/>
      </w:rPr>
    </w:lvl>
  </w:abstractNum>
  <w:abstractNum w:abstractNumId="6" w15:restartNumberingAfterBreak="0">
    <w:nsid w:val="2D196EA3"/>
    <w:multiLevelType w:val="hybridMultilevel"/>
    <w:tmpl w:val="2702BDA8"/>
    <w:lvl w:ilvl="0" w:tplc="5C70C610">
      <w:start w:val="1"/>
      <w:numFmt w:val="bullet"/>
      <w:lvlText w:val=""/>
      <w:lvlJc w:val="left"/>
      <w:pPr>
        <w:ind w:left="720" w:hanging="360"/>
      </w:pPr>
      <w:rPr>
        <w:rFonts w:ascii="Symbol" w:hAnsi="Symbol" w:hint="default"/>
      </w:rPr>
    </w:lvl>
    <w:lvl w:ilvl="1" w:tplc="D1287E38">
      <w:start w:val="1"/>
      <w:numFmt w:val="bullet"/>
      <w:lvlText w:val="o"/>
      <w:lvlJc w:val="left"/>
      <w:pPr>
        <w:ind w:left="1440" w:hanging="360"/>
      </w:pPr>
      <w:rPr>
        <w:rFonts w:ascii="Courier New" w:hAnsi="Courier New" w:hint="default"/>
      </w:rPr>
    </w:lvl>
    <w:lvl w:ilvl="2" w:tplc="9E1ADE02">
      <w:start w:val="1"/>
      <w:numFmt w:val="bullet"/>
      <w:lvlText w:val=""/>
      <w:lvlJc w:val="left"/>
      <w:pPr>
        <w:ind w:left="2160" w:hanging="360"/>
      </w:pPr>
      <w:rPr>
        <w:rFonts w:ascii="Wingdings" w:hAnsi="Wingdings" w:hint="default"/>
      </w:rPr>
    </w:lvl>
    <w:lvl w:ilvl="3" w:tplc="909C169E">
      <w:start w:val="1"/>
      <w:numFmt w:val="bullet"/>
      <w:lvlText w:val=""/>
      <w:lvlJc w:val="left"/>
      <w:pPr>
        <w:ind w:left="2880" w:hanging="360"/>
      </w:pPr>
      <w:rPr>
        <w:rFonts w:ascii="Symbol" w:hAnsi="Symbol" w:hint="default"/>
      </w:rPr>
    </w:lvl>
    <w:lvl w:ilvl="4" w:tplc="0AF49D4A">
      <w:start w:val="1"/>
      <w:numFmt w:val="bullet"/>
      <w:lvlText w:val="o"/>
      <w:lvlJc w:val="left"/>
      <w:pPr>
        <w:ind w:left="3600" w:hanging="360"/>
      </w:pPr>
      <w:rPr>
        <w:rFonts w:ascii="Courier New" w:hAnsi="Courier New" w:hint="default"/>
      </w:rPr>
    </w:lvl>
    <w:lvl w:ilvl="5" w:tplc="9CEA2A8E">
      <w:start w:val="1"/>
      <w:numFmt w:val="bullet"/>
      <w:lvlText w:val=""/>
      <w:lvlJc w:val="left"/>
      <w:pPr>
        <w:ind w:left="4320" w:hanging="360"/>
      </w:pPr>
      <w:rPr>
        <w:rFonts w:ascii="Wingdings" w:hAnsi="Wingdings" w:hint="default"/>
      </w:rPr>
    </w:lvl>
    <w:lvl w:ilvl="6" w:tplc="E09AF580">
      <w:start w:val="1"/>
      <w:numFmt w:val="bullet"/>
      <w:lvlText w:val=""/>
      <w:lvlJc w:val="left"/>
      <w:pPr>
        <w:ind w:left="5040" w:hanging="360"/>
      </w:pPr>
      <w:rPr>
        <w:rFonts w:ascii="Symbol" w:hAnsi="Symbol" w:hint="default"/>
      </w:rPr>
    </w:lvl>
    <w:lvl w:ilvl="7" w:tplc="D2B2B2B8">
      <w:start w:val="1"/>
      <w:numFmt w:val="bullet"/>
      <w:lvlText w:val="o"/>
      <w:lvlJc w:val="left"/>
      <w:pPr>
        <w:ind w:left="5760" w:hanging="360"/>
      </w:pPr>
      <w:rPr>
        <w:rFonts w:ascii="Courier New" w:hAnsi="Courier New" w:hint="default"/>
      </w:rPr>
    </w:lvl>
    <w:lvl w:ilvl="8" w:tplc="E9F033BE">
      <w:start w:val="1"/>
      <w:numFmt w:val="bullet"/>
      <w:lvlText w:val=""/>
      <w:lvlJc w:val="left"/>
      <w:pPr>
        <w:ind w:left="6480" w:hanging="360"/>
      </w:pPr>
      <w:rPr>
        <w:rFonts w:ascii="Wingdings" w:hAnsi="Wingdings" w:hint="default"/>
      </w:rPr>
    </w:lvl>
  </w:abstractNum>
  <w:abstractNum w:abstractNumId="7" w15:restartNumberingAfterBreak="0">
    <w:nsid w:val="2F0CCFA8"/>
    <w:multiLevelType w:val="hybridMultilevel"/>
    <w:tmpl w:val="5852C0A4"/>
    <w:lvl w:ilvl="0" w:tplc="02247684">
      <w:start w:val="1"/>
      <w:numFmt w:val="bullet"/>
      <w:lvlText w:val=""/>
      <w:lvlJc w:val="left"/>
      <w:pPr>
        <w:ind w:left="720" w:hanging="360"/>
      </w:pPr>
      <w:rPr>
        <w:rFonts w:ascii="Symbol" w:hAnsi="Symbol" w:hint="default"/>
      </w:rPr>
    </w:lvl>
    <w:lvl w:ilvl="1" w:tplc="44DAF012">
      <w:start w:val="1"/>
      <w:numFmt w:val="bullet"/>
      <w:lvlText w:val="o"/>
      <w:lvlJc w:val="left"/>
      <w:pPr>
        <w:ind w:left="1440" w:hanging="360"/>
      </w:pPr>
      <w:rPr>
        <w:rFonts w:ascii="Courier New" w:hAnsi="Courier New" w:hint="default"/>
      </w:rPr>
    </w:lvl>
    <w:lvl w:ilvl="2" w:tplc="8AE6225A">
      <w:start w:val="1"/>
      <w:numFmt w:val="bullet"/>
      <w:lvlText w:val=""/>
      <w:lvlJc w:val="left"/>
      <w:pPr>
        <w:ind w:left="2160" w:hanging="360"/>
      </w:pPr>
      <w:rPr>
        <w:rFonts w:ascii="Wingdings" w:hAnsi="Wingdings" w:hint="default"/>
      </w:rPr>
    </w:lvl>
    <w:lvl w:ilvl="3" w:tplc="38A0D25C">
      <w:start w:val="1"/>
      <w:numFmt w:val="bullet"/>
      <w:lvlText w:val=""/>
      <w:lvlJc w:val="left"/>
      <w:pPr>
        <w:ind w:left="2880" w:hanging="360"/>
      </w:pPr>
      <w:rPr>
        <w:rFonts w:ascii="Symbol" w:hAnsi="Symbol" w:hint="default"/>
      </w:rPr>
    </w:lvl>
    <w:lvl w:ilvl="4" w:tplc="CEBA56D4">
      <w:start w:val="1"/>
      <w:numFmt w:val="bullet"/>
      <w:lvlText w:val="o"/>
      <w:lvlJc w:val="left"/>
      <w:pPr>
        <w:ind w:left="3600" w:hanging="360"/>
      </w:pPr>
      <w:rPr>
        <w:rFonts w:ascii="Courier New" w:hAnsi="Courier New" w:hint="default"/>
      </w:rPr>
    </w:lvl>
    <w:lvl w:ilvl="5" w:tplc="5484BB2E">
      <w:start w:val="1"/>
      <w:numFmt w:val="bullet"/>
      <w:lvlText w:val=""/>
      <w:lvlJc w:val="left"/>
      <w:pPr>
        <w:ind w:left="4320" w:hanging="360"/>
      </w:pPr>
      <w:rPr>
        <w:rFonts w:ascii="Wingdings" w:hAnsi="Wingdings" w:hint="default"/>
      </w:rPr>
    </w:lvl>
    <w:lvl w:ilvl="6" w:tplc="743A5736">
      <w:start w:val="1"/>
      <w:numFmt w:val="bullet"/>
      <w:lvlText w:val=""/>
      <w:lvlJc w:val="left"/>
      <w:pPr>
        <w:ind w:left="5040" w:hanging="360"/>
      </w:pPr>
      <w:rPr>
        <w:rFonts w:ascii="Symbol" w:hAnsi="Symbol" w:hint="default"/>
      </w:rPr>
    </w:lvl>
    <w:lvl w:ilvl="7" w:tplc="350ECC44">
      <w:start w:val="1"/>
      <w:numFmt w:val="bullet"/>
      <w:lvlText w:val="o"/>
      <w:lvlJc w:val="left"/>
      <w:pPr>
        <w:ind w:left="5760" w:hanging="360"/>
      </w:pPr>
      <w:rPr>
        <w:rFonts w:ascii="Courier New" w:hAnsi="Courier New" w:hint="default"/>
      </w:rPr>
    </w:lvl>
    <w:lvl w:ilvl="8" w:tplc="DDCA30D0">
      <w:start w:val="1"/>
      <w:numFmt w:val="bullet"/>
      <w:lvlText w:val=""/>
      <w:lvlJc w:val="left"/>
      <w:pPr>
        <w:ind w:left="6480" w:hanging="360"/>
      </w:pPr>
      <w:rPr>
        <w:rFonts w:ascii="Wingdings" w:hAnsi="Wingdings" w:hint="default"/>
      </w:rPr>
    </w:lvl>
  </w:abstractNum>
  <w:abstractNum w:abstractNumId="8" w15:restartNumberingAfterBreak="0">
    <w:nsid w:val="32AE068F"/>
    <w:multiLevelType w:val="hybridMultilevel"/>
    <w:tmpl w:val="8AB85B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C3014C"/>
    <w:multiLevelType w:val="hybridMultilevel"/>
    <w:tmpl w:val="46185966"/>
    <w:lvl w:ilvl="0" w:tplc="0D4C705C">
      <w:start w:val="2"/>
      <w:numFmt w:val="lowerRoman"/>
      <w:lvlText w:val="%1."/>
      <w:lvlJc w:val="right"/>
      <w:pPr>
        <w:ind w:left="720" w:hanging="360"/>
      </w:pPr>
      <w:rPr>
        <w:rFonts w:ascii="Aptos" w:hAnsi="Aptos" w:hint="default"/>
      </w:rPr>
    </w:lvl>
    <w:lvl w:ilvl="1" w:tplc="1A3E1D94">
      <w:start w:val="1"/>
      <w:numFmt w:val="lowerLetter"/>
      <w:lvlText w:val="%2."/>
      <w:lvlJc w:val="left"/>
      <w:pPr>
        <w:ind w:left="1440" w:hanging="360"/>
      </w:pPr>
    </w:lvl>
    <w:lvl w:ilvl="2" w:tplc="20B2902A">
      <w:start w:val="1"/>
      <w:numFmt w:val="lowerRoman"/>
      <w:lvlText w:val="%3."/>
      <w:lvlJc w:val="right"/>
      <w:pPr>
        <w:ind w:left="2160" w:hanging="180"/>
      </w:pPr>
    </w:lvl>
    <w:lvl w:ilvl="3" w:tplc="18F85EC4">
      <w:start w:val="1"/>
      <w:numFmt w:val="decimal"/>
      <w:lvlText w:val="%4."/>
      <w:lvlJc w:val="left"/>
      <w:pPr>
        <w:ind w:left="2880" w:hanging="360"/>
      </w:pPr>
    </w:lvl>
    <w:lvl w:ilvl="4" w:tplc="159EA460">
      <w:start w:val="1"/>
      <w:numFmt w:val="lowerLetter"/>
      <w:lvlText w:val="%5."/>
      <w:lvlJc w:val="left"/>
      <w:pPr>
        <w:ind w:left="3600" w:hanging="360"/>
      </w:pPr>
    </w:lvl>
    <w:lvl w:ilvl="5" w:tplc="67A80648">
      <w:start w:val="1"/>
      <w:numFmt w:val="lowerRoman"/>
      <w:lvlText w:val="%6."/>
      <w:lvlJc w:val="right"/>
      <w:pPr>
        <w:ind w:left="4320" w:hanging="180"/>
      </w:pPr>
    </w:lvl>
    <w:lvl w:ilvl="6" w:tplc="5672E7E6">
      <w:start w:val="1"/>
      <w:numFmt w:val="decimal"/>
      <w:lvlText w:val="%7."/>
      <w:lvlJc w:val="left"/>
      <w:pPr>
        <w:ind w:left="5040" w:hanging="360"/>
      </w:pPr>
    </w:lvl>
    <w:lvl w:ilvl="7" w:tplc="262CD724">
      <w:start w:val="1"/>
      <w:numFmt w:val="lowerLetter"/>
      <w:lvlText w:val="%8."/>
      <w:lvlJc w:val="left"/>
      <w:pPr>
        <w:ind w:left="5760" w:hanging="360"/>
      </w:pPr>
    </w:lvl>
    <w:lvl w:ilvl="8" w:tplc="F7CE2366">
      <w:start w:val="1"/>
      <w:numFmt w:val="lowerRoman"/>
      <w:lvlText w:val="%9."/>
      <w:lvlJc w:val="right"/>
      <w:pPr>
        <w:ind w:left="6480" w:hanging="180"/>
      </w:pPr>
    </w:lvl>
  </w:abstractNum>
  <w:abstractNum w:abstractNumId="10" w15:restartNumberingAfterBreak="0">
    <w:nsid w:val="36DC5654"/>
    <w:multiLevelType w:val="hybridMultilevel"/>
    <w:tmpl w:val="35266A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6F1CB5"/>
    <w:multiLevelType w:val="hybridMultilevel"/>
    <w:tmpl w:val="28EC33C2"/>
    <w:lvl w:ilvl="0" w:tplc="051412C6">
      <w:start w:val="1"/>
      <w:numFmt w:val="bullet"/>
      <w:lvlText w:val=""/>
      <w:lvlJc w:val="left"/>
      <w:pPr>
        <w:ind w:left="720" w:hanging="360"/>
      </w:pPr>
      <w:rPr>
        <w:rFonts w:ascii="Symbol" w:hAnsi="Symbol" w:hint="default"/>
      </w:rPr>
    </w:lvl>
    <w:lvl w:ilvl="1" w:tplc="73260128">
      <w:start w:val="1"/>
      <w:numFmt w:val="bullet"/>
      <w:lvlText w:val="o"/>
      <w:lvlJc w:val="left"/>
      <w:pPr>
        <w:ind w:left="1440" w:hanging="360"/>
      </w:pPr>
      <w:rPr>
        <w:rFonts w:ascii="Courier New" w:hAnsi="Courier New" w:hint="default"/>
      </w:rPr>
    </w:lvl>
    <w:lvl w:ilvl="2" w:tplc="BF546EA6">
      <w:start w:val="1"/>
      <w:numFmt w:val="bullet"/>
      <w:lvlText w:val=""/>
      <w:lvlJc w:val="left"/>
      <w:pPr>
        <w:ind w:left="2160" w:hanging="360"/>
      </w:pPr>
      <w:rPr>
        <w:rFonts w:ascii="Wingdings" w:hAnsi="Wingdings" w:hint="default"/>
      </w:rPr>
    </w:lvl>
    <w:lvl w:ilvl="3" w:tplc="73D66532">
      <w:start w:val="1"/>
      <w:numFmt w:val="bullet"/>
      <w:lvlText w:val=""/>
      <w:lvlJc w:val="left"/>
      <w:pPr>
        <w:ind w:left="2880" w:hanging="360"/>
      </w:pPr>
      <w:rPr>
        <w:rFonts w:ascii="Symbol" w:hAnsi="Symbol" w:hint="default"/>
      </w:rPr>
    </w:lvl>
    <w:lvl w:ilvl="4" w:tplc="CC50A4F8">
      <w:start w:val="1"/>
      <w:numFmt w:val="bullet"/>
      <w:lvlText w:val="o"/>
      <w:lvlJc w:val="left"/>
      <w:pPr>
        <w:ind w:left="3600" w:hanging="360"/>
      </w:pPr>
      <w:rPr>
        <w:rFonts w:ascii="Courier New" w:hAnsi="Courier New" w:hint="default"/>
      </w:rPr>
    </w:lvl>
    <w:lvl w:ilvl="5" w:tplc="2850FB20">
      <w:start w:val="1"/>
      <w:numFmt w:val="bullet"/>
      <w:lvlText w:val=""/>
      <w:lvlJc w:val="left"/>
      <w:pPr>
        <w:ind w:left="4320" w:hanging="360"/>
      </w:pPr>
      <w:rPr>
        <w:rFonts w:ascii="Wingdings" w:hAnsi="Wingdings" w:hint="default"/>
      </w:rPr>
    </w:lvl>
    <w:lvl w:ilvl="6" w:tplc="B1EE65C4">
      <w:start w:val="1"/>
      <w:numFmt w:val="bullet"/>
      <w:lvlText w:val=""/>
      <w:lvlJc w:val="left"/>
      <w:pPr>
        <w:ind w:left="5040" w:hanging="360"/>
      </w:pPr>
      <w:rPr>
        <w:rFonts w:ascii="Symbol" w:hAnsi="Symbol" w:hint="default"/>
      </w:rPr>
    </w:lvl>
    <w:lvl w:ilvl="7" w:tplc="A35A4692">
      <w:start w:val="1"/>
      <w:numFmt w:val="bullet"/>
      <w:lvlText w:val="o"/>
      <w:lvlJc w:val="left"/>
      <w:pPr>
        <w:ind w:left="5760" w:hanging="360"/>
      </w:pPr>
      <w:rPr>
        <w:rFonts w:ascii="Courier New" w:hAnsi="Courier New" w:hint="default"/>
      </w:rPr>
    </w:lvl>
    <w:lvl w:ilvl="8" w:tplc="D56E5536">
      <w:start w:val="1"/>
      <w:numFmt w:val="bullet"/>
      <w:lvlText w:val=""/>
      <w:lvlJc w:val="left"/>
      <w:pPr>
        <w:ind w:left="6480" w:hanging="360"/>
      </w:pPr>
      <w:rPr>
        <w:rFonts w:ascii="Wingdings" w:hAnsi="Wingdings" w:hint="default"/>
      </w:rPr>
    </w:lvl>
  </w:abstractNum>
  <w:abstractNum w:abstractNumId="12" w15:restartNumberingAfterBreak="0">
    <w:nsid w:val="3AC84391"/>
    <w:multiLevelType w:val="hybridMultilevel"/>
    <w:tmpl w:val="2F8EA78C"/>
    <w:lvl w:ilvl="0" w:tplc="56E2A576">
      <w:start w:val="3"/>
      <w:numFmt w:val="lowerRoman"/>
      <w:lvlText w:val="%1."/>
      <w:lvlJc w:val="right"/>
      <w:pPr>
        <w:ind w:left="720" w:hanging="360"/>
      </w:pPr>
      <w:rPr>
        <w:rFonts w:ascii="Aptos" w:hAnsi="Aptos" w:hint="default"/>
      </w:rPr>
    </w:lvl>
    <w:lvl w:ilvl="1" w:tplc="26DE9DF8">
      <w:start w:val="1"/>
      <w:numFmt w:val="lowerLetter"/>
      <w:lvlText w:val="%2."/>
      <w:lvlJc w:val="left"/>
      <w:pPr>
        <w:ind w:left="1440" w:hanging="360"/>
      </w:pPr>
    </w:lvl>
    <w:lvl w:ilvl="2" w:tplc="AD6A384A">
      <w:start w:val="1"/>
      <w:numFmt w:val="lowerRoman"/>
      <w:lvlText w:val="%3."/>
      <w:lvlJc w:val="right"/>
      <w:pPr>
        <w:ind w:left="2160" w:hanging="180"/>
      </w:pPr>
    </w:lvl>
    <w:lvl w:ilvl="3" w:tplc="B8AE61C2">
      <w:start w:val="1"/>
      <w:numFmt w:val="decimal"/>
      <w:lvlText w:val="%4."/>
      <w:lvlJc w:val="left"/>
      <w:pPr>
        <w:ind w:left="2880" w:hanging="360"/>
      </w:pPr>
    </w:lvl>
    <w:lvl w:ilvl="4" w:tplc="E99A4588">
      <w:start w:val="1"/>
      <w:numFmt w:val="lowerLetter"/>
      <w:lvlText w:val="%5."/>
      <w:lvlJc w:val="left"/>
      <w:pPr>
        <w:ind w:left="3600" w:hanging="360"/>
      </w:pPr>
    </w:lvl>
    <w:lvl w:ilvl="5" w:tplc="EB92EFD4">
      <w:start w:val="1"/>
      <w:numFmt w:val="lowerRoman"/>
      <w:lvlText w:val="%6."/>
      <w:lvlJc w:val="right"/>
      <w:pPr>
        <w:ind w:left="4320" w:hanging="180"/>
      </w:pPr>
    </w:lvl>
    <w:lvl w:ilvl="6" w:tplc="4F1EB366">
      <w:start w:val="1"/>
      <w:numFmt w:val="decimal"/>
      <w:lvlText w:val="%7."/>
      <w:lvlJc w:val="left"/>
      <w:pPr>
        <w:ind w:left="5040" w:hanging="360"/>
      </w:pPr>
    </w:lvl>
    <w:lvl w:ilvl="7" w:tplc="C22A7C66">
      <w:start w:val="1"/>
      <w:numFmt w:val="lowerLetter"/>
      <w:lvlText w:val="%8."/>
      <w:lvlJc w:val="left"/>
      <w:pPr>
        <w:ind w:left="5760" w:hanging="360"/>
      </w:pPr>
    </w:lvl>
    <w:lvl w:ilvl="8" w:tplc="D52EE9BC">
      <w:start w:val="1"/>
      <w:numFmt w:val="lowerRoman"/>
      <w:lvlText w:val="%9."/>
      <w:lvlJc w:val="right"/>
      <w:pPr>
        <w:ind w:left="6480" w:hanging="180"/>
      </w:pPr>
    </w:lvl>
  </w:abstractNum>
  <w:abstractNum w:abstractNumId="13" w15:restartNumberingAfterBreak="0">
    <w:nsid w:val="413A4777"/>
    <w:multiLevelType w:val="hybridMultilevel"/>
    <w:tmpl w:val="481237A6"/>
    <w:lvl w:ilvl="0" w:tplc="4CBC3898">
      <w:start w:val="1"/>
      <w:numFmt w:val="bullet"/>
      <w:lvlText w:val=""/>
      <w:lvlJc w:val="left"/>
      <w:pPr>
        <w:ind w:left="720" w:hanging="360"/>
      </w:pPr>
      <w:rPr>
        <w:rFonts w:ascii="Wingdings" w:hAnsi="Wingdings" w:hint="default"/>
      </w:rPr>
    </w:lvl>
    <w:lvl w:ilvl="1" w:tplc="82FC6ED4">
      <w:start w:val="1"/>
      <w:numFmt w:val="bullet"/>
      <w:lvlText w:val="o"/>
      <w:lvlJc w:val="left"/>
      <w:pPr>
        <w:ind w:left="1440" w:hanging="360"/>
      </w:pPr>
      <w:rPr>
        <w:rFonts w:ascii="Courier New" w:hAnsi="Courier New" w:hint="default"/>
      </w:rPr>
    </w:lvl>
    <w:lvl w:ilvl="2" w:tplc="44A62606">
      <w:start w:val="1"/>
      <w:numFmt w:val="bullet"/>
      <w:lvlText w:val=""/>
      <w:lvlJc w:val="left"/>
      <w:pPr>
        <w:ind w:left="2160" w:hanging="360"/>
      </w:pPr>
      <w:rPr>
        <w:rFonts w:ascii="Wingdings" w:hAnsi="Wingdings" w:hint="default"/>
      </w:rPr>
    </w:lvl>
    <w:lvl w:ilvl="3" w:tplc="FA620E48">
      <w:start w:val="1"/>
      <w:numFmt w:val="bullet"/>
      <w:lvlText w:val=""/>
      <w:lvlJc w:val="left"/>
      <w:pPr>
        <w:ind w:left="2880" w:hanging="360"/>
      </w:pPr>
      <w:rPr>
        <w:rFonts w:ascii="Symbol" w:hAnsi="Symbol" w:hint="default"/>
      </w:rPr>
    </w:lvl>
    <w:lvl w:ilvl="4" w:tplc="20EAFBAA">
      <w:start w:val="1"/>
      <w:numFmt w:val="bullet"/>
      <w:lvlText w:val="o"/>
      <w:lvlJc w:val="left"/>
      <w:pPr>
        <w:ind w:left="3600" w:hanging="360"/>
      </w:pPr>
      <w:rPr>
        <w:rFonts w:ascii="Courier New" w:hAnsi="Courier New" w:hint="default"/>
      </w:rPr>
    </w:lvl>
    <w:lvl w:ilvl="5" w:tplc="49B413AA">
      <w:start w:val="1"/>
      <w:numFmt w:val="bullet"/>
      <w:lvlText w:val=""/>
      <w:lvlJc w:val="left"/>
      <w:pPr>
        <w:ind w:left="4320" w:hanging="360"/>
      </w:pPr>
      <w:rPr>
        <w:rFonts w:ascii="Wingdings" w:hAnsi="Wingdings" w:hint="default"/>
      </w:rPr>
    </w:lvl>
    <w:lvl w:ilvl="6" w:tplc="E45AFD4A">
      <w:start w:val="1"/>
      <w:numFmt w:val="bullet"/>
      <w:lvlText w:val=""/>
      <w:lvlJc w:val="left"/>
      <w:pPr>
        <w:ind w:left="5040" w:hanging="360"/>
      </w:pPr>
      <w:rPr>
        <w:rFonts w:ascii="Symbol" w:hAnsi="Symbol" w:hint="default"/>
      </w:rPr>
    </w:lvl>
    <w:lvl w:ilvl="7" w:tplc="901AB1BA">
      <w:start w:val="1"/>
      <w:numFmt w:val="bullet"/>
      <w:lvlText w:val="o"/>
      <w:lvlJc w:val="left"/>
      <w:pPr>
        <w:ind w:left="5760" w:hanging="360"/>
      </w:pPr>
      <w:rPr>
        <w:rFonts w:ascii="Courier New" w:hAnsi="Courier New" w:hint="default"/>
      </w:rPr>
    </w:lvl>
    <w:lvl w:ilvl="8" w:tplc="E36C5720">
      <w:start w:val="1"/>
      <w:numFmt w:val="bullet"/>
      <w:lvlText w:val=""/>
      <w:lvlJc w:val="left"/>
      <w:pPr>
        <w:ind w:left="6480" w:hanging="360"/>
      </w:pPr>
      <w:rPr>
        <w:rFonts w:ascii="Wingdings" w:hAnsi="Wingdings" w:hint="default"/>
      </w:rPr>
    </w:lvl>
  </w:abstractNum>
  <w:abstractNum w:abstractNumId="14" w15:restartNumberingAfterBreak="0">
    <w:nsid w:val="44349D19"/>
    <w:multiLevelType w:val="hybridMultilevel"/>
    <w:tmpl w:val="AE88205E"/>
    <w:lvl w:ilvl="0" w:tplc="FF2E200E">
      <w:start w:val="1"/>
      <w:numFmt w:val="bullet"/>
      <w:lvlText w:val=""/>
      <w:lvlJc w:val="left"/>
      <w:pPr>
        <w:ind w:left="720" w:hanging="360"/>
      </w:pPr>
      <w:rPr>
        <w:rFonts w:ascii="Symbol" w:hAnsi="Symbol" w:hint="default"/>
      </w:rPr>
    </w:lvl>
    <w:lvl w:ilvl="1" w:tplc="3764481C">
      <w:start w:val="1"/>
      <w:numFmt w:val="bullet"/>
      <w:lvlText w:val="o"/>
      <w:lvlJc w:val="left"/>
      <w:pPr>
        <w:ind w:left="1440" w:hanging="360"/>
      </w:pPr>
      <w:rPr>
        <w:rFonts w:ascii="Courier New" w:hAnsi="Courier New" w:hint="default"/>
      </w:rPr>
    </w:lvl>
    <w:lvl w:ilvl="2" w:tplc="BF5E07D0">
      <w:start w:val="1"/>
      <w:numFmt w:val="bullet"/>
      <w:lvlText w:val=""/>
      <w:lvlJc w:val="left"/>
      <w:pPr>
        <w:ind w:left="2160" w:hanging="360"/>
      </w:pPr>
      <w:rPr>
        <w:rFonts w:ascii="Wingdings" w:hAnsi="Wingdings" w:hint="default"/>
      </w:rPr>
    </w:lvl>
    <w:lvl w:ilvl="3" w:tplc="0546C200">
      <w:start w:val="1"/>
      <w:numFmt w:val="bullet"/>
      <w:lvlText w:val=""/>
      <w:lvlJc w:val="left"/>
      <w:pPr>
        <w:ind w:left="2880" w:hanging="360"/>
      </w:pPr>
      <w:rPr>
        <w:rFonts w:ascii="Symbol" w:hAnsi="Symbol" w:hint="default"/>
      </w:rPr>
    </w:lvl>
    <w:lvl w:ilvl="4" w:tplc="0416404E">
      <w:start w:val="1"/>
      <w:numFmt w:val="bullet"/>
      <w:lvlText w:val="o"/>
      <w:lvlJc w:val="left"/>
      <w:pPr>
        <w:ind w:left="3600" w:hanging="360"/>
      </w:pPr>
      <w:rPr>
        <w:rFonts w:ascii="Courier New" w:hAnsi="Courier New" w:hint="default"/>
      </w:rPr>
    </w:lvl>
    <w:lvl w:ilvl="5" w:tplc="79902056">
      <w:start w:val="1"/>
      <w:numFmt w:val="bullet"/>
      <w:lvlText w:val=""/>
      <w:lvlJc w:val="left"/>
      <w:pPr>
        <w:ind w:left="4320" w:hanging="360"/>
      </w:pPr>
      <w:rPr>
        <w:rFonts w:ascii="Wingdings" w:hAnsi="Wingdings" w:hint="default"/>
      </w:rPr>
    </w:lvl>
    <w:lvl w:ilvl="6" w:tplc="D0E8FE34">
      <w:start w:val="1"/>
      <w:numFmt w:val="bullet"/>
      <w:lvlText w:val=""/>
      <w:lvlJc w:val="left"/>
      <w:pPr>
        <w:ind w:left="5040" w:hanging="360"/>
      </w:pPr>
      <w:rPr>
        <w:rFonts w:ascii="Symbol" w:hAnsi="Symbol" w:hint="default"/>
      </w:rPr>
    </w:lvl>
    <w:lvl w:ilvl="7" w:tplc="C5FC10F0">
      <w:start w:val="1"/>
      <w:numFmt w:val="bullet"/>
      <w:lvlText w:val="o"/>
      <w:lvlJc w:val="left"/>
      <w:pPr>
        <w:ind w:left="5760" w:hanging="360"/>
      </w:pPr>
      <w:rPr>
        <w:rFonts w:ascii="Courier New" w:hAnsi="Courier New" w:hint="default"/>
      </w:rPr>
    </w:lvl>
    <w:lvl w:ilvl="8" w:tplc="2696CF2A">
      <w:start w:val="1"/>
      <w:numFmt w:val="bullet"/>
      <w:lvlText w:val=""/>
      <w:lvlJc w:val="left"/>
      <w:pPr>
        <w:ind w:left="6480" w:hanging="360"/>
      </w:pPr>
      <w:rPr>
        <w:rFonts w:ascii="Wingdings" w:hAnsi="Wingdings" w:hint="default"/>
      </w:rPr>
    </w:lvl>
  </w:abstractNum>
  <w:abstractNum w:abstractNumId="15" w15:restartNumberingAfterBreak="0">
    <w:nsid w:val="46F815A3"/>
    <w:multiLevelType w:val="hybridMultilevel"/>
    <w:tmpl w:val="2214BD1C"/>
    <w:lvl w:ilvl="0" w:tplc="88D24DB4">
      <w:start w:val="1"/>
      <w:numFmt w:val="bullet"/>
      <w:lvlText w:val=""/>
      <w:lvlJc w:val="left"/>
      <w:pPr>
        <w:ind w:left="720" w:hanging="360"/>
      </w:pPr>
      <w:rPr>
        <w:rFonts w:ascii="Symbol" w:hAnsi="Symbol" w:hint="default"/>
      </w:rPr>
    </w:lvl>
    <w:lvl w:ilvl="1" w:tplc="40869FE8">
      <w:start w:val="1"/>
      <w:numFmt w:val="bullet"/>
      <w:lvlText w:val="o"/>
      <w:lvlJc w:val="left"/>
      <w:pPr>
        <w:ind w:left="1440" w:hanging="360"/>
      </w:pPr>
      <w:rPr>
        <w:rFonts w:ascii="Courier New" w:hAnsi="Courier New" w:hint="default"/>
      </w:rPr>
    </w:lvl>
    <w:lvl w:ilvl="2" w:tplc="FEAA46A2">
      <w:start w:val="1"/>
      <w:numFmt w:val="bullet"/>
      <w:lvlText w:val=""/>
      <w:lvlJc w:val="left"/>
      <w:pPr>
        <w:ind w:left="2160" w:hanging="360"/>
      </w:pPr>
      <w:rPr>
        <w:rFonts w:ascii="Wingdings" w:hAnsi="Wingdings" w:hint="default"/>
      </w:rPr>
    </w:lvl>
    <w:lvl w:ilvl="3" w:tplc="37F8868A">
      <w:start w:val="1"/>
      <w:numFmt w:val="bullet"/>
      <w:lvlText w:val=""/>
      <w:lvlJc w:val="left"/>
      <w:pPr>
        <w:ind w:left="2880" w:hanging="360"/>
      </w:pPr>
      <w:rPr>
        <w:rFonts w:ascii="Symbol" w:hAnsi="Symbol" w:hint="default"/>
      </w:rPr>
    </w:lvl>
    <w:lvl w:ilvl="4" w:tplc="E0F0D1F8">
      <w:start w:val="1"/>
      <w:numFmt w:val="bullet"/>
      <w:lvlText w:val="o"/>
      <w:lvlJc w:val="left"/>
      <w:pPr>
        <w:ind w:left="3600" w:hanging="360"/>
      </w:pPr>
      <w:rPr>
        <w:rFonts w:ascii="Courier New" w:hAnsi="Courier New" w:hint="default"/>
      </w:rPr>
    </w:lvl>
    <w:lvl w:ilvl="5" w:tplc="B7E6A46A">
      <w:start w:val="1"/>
      <w:numFmt w:val="bullet"/>
      <w:lvlText w:val=""/>
      <w:lvlJc w:val="left"/>
      <w:pPr>
        <w:ind w:left="4320" w:hanging="360"/>
      </w:pPr>
      <w:rPr>
        <w:rFonts w:ascii="Wingdings" w:hAnsi="Wingdings" w:hint="default"/>
      </w:rPr>
    </w:lvl>
    <w:lvl w:ilvl="6" w:tplc="E124A9D2">
      <w:start w:val="1"/>
      <w:numFmt w:val="bullet"/>
      <w:lvlText w:val=""/>
      <w:lvlJc w:val="left"/>
      <w:pPr>
        <w:ind w:left="5040" w:hanging="360"/>
      </w:pPr>
      <w:rPr>
        <w:rFonts w:ascii="Symbol" w:hAnsi="Symbol" w:hint="default"/>
      </w:rPr>
    </w:lvl>
    <w:lvl w:ilvl="7" w:tplc="8160DE80">
      <w:start w:val="1"/>
      <w:numFmt w:val="bullet"/>
      <w:lvlText w:val="o"/>
      <w:lvlJc w:val="left"/>
      <w:pPr>
        <w:ind w:left="5760" w:hanging="360"/>
      </w:pPr>
      <w:rPr>
        <w:rFonts w:ascii="Courier New" w:hAnsi="Courier New" w:hint="default"/>
      </w:rPr>
    </w:lvl>
    <w:lvl w:ilvl="8" w:tplc="8CF8994E">
      <w:start w:val="1"/>
      <w:numFmt w:val="bullet"/>
      <w:lvlText w:val=""/>
      <w:lvlJc w:val="left"/>
      <w:pPr>
        <w:ind w:left="6480" w:hanging="360"/>
      </w:pPr>
      <w:rPr>
        <w:rFonts w:ascii="Wingdings" w:hAnsi="Wingdings" w:hint="default"/>
      </w:rPr>
    </w:lvl>
  </w:abstractNum>
  <w:abstractNum w:abstractNumId="16" w15:restartNumberingAfterBreak="0">
    <w:nsid w:val="4BA38C7B"/>
    <w:multiLevelType w:val="hybridMultilevel"/>
    <w:tmpl w:val="EB7A3BB2"/>
    <w:lvl w:ilvl="0" w:tplc="6B365940">
      <w:start w:val="1"/>
      <w:numFmt w:val="bullet"/>
      <w:lvlText w:val=""/>
      <w:lvlJc w:val="left"/>
      <w:pPr>
        <w:ind w:left="720" w:hanging="360"/>
      </w:pPr>
      <w:rPr>
        <w:rFonts w:ascii="Symbol" w:hAnsi="Symbol" w:hint="default"/>
      </w:rPr>
    </w:lvl>
    <w:lvl w:ilvl="1" w:tplc="7276AFD0">
      <w:start w:val="1"/>
      <w:numFmt w:val="bullet"/>
      <w:lvlText w:val="o"/>
      <w:lvlJc w:val="left"/>
      <w:pPr>
        <w:ind w:left="1440" w:hanging="360"/>
      </w:pPr>
      <w:rPr>
        <w:rFonts w:ascii="Courier New" w:hAnsi="Courier New" w:hint="default"/>
      </w:rPr>
    </w:lvl>
    <w:lvl w:ilvl="2" w:tplc="34343AF4">
      <w:start w:val="1"/>
      <w:numFmt w:val="bullet"/>
      <w:lvlText w:val=""/>
      <w:lvlJc w:val="left"/>
      <w:pPr>
        <w:ind w:left="2160" w:hanging="360"/>
      </w:pPr>
      <w:rPr>
        <w:rFonts w:ascii="Wingdings" w:hAnsi="Wingdings" w:hint="default"/>
      </w:rPr>
    </w:lvl>
    <w:lvl w:ilvl="3" w:tplc="0B505682">
      <w:start w:val="1"/>
      <w:numFmt w:val="bullet"/>
      <w:lvlText w:val=""/>
      <w:lvlJc w:val="left"/>
      <w:pPr>
        <w:ind w:left="2880" w:hanging="360"/>
      </w:pPr>
      <w:rPr>
        <w:rFonts w:ascii="Symbol" w:hAnsi="Symbol" w:hint="default"/>
      </w:rPr>
    </w:lvl>
    <w:lvl w:ilvl="4" w:tplc="234EE940">
      <w:start w:val="1"/>
      <w:numFmt w:val="bullet"/>
      <w:lvlText w:val="o"/>
      <w:lvlJc w:val="left"/>
      <w:pPr>
        <w:ind w:left="3600" w:hanging="360"/>
      </w:pPr>
      <w:rPr>
        <w:rFonts w:ascii="Courier New" w:hAnsi="Courier New" w:hint="default"/>
      </w:rPr>
    </w:lvl>
    <w:lvl w:ilvl="5" w:tplc="0114DCAA">
      <w:start w:val="1"/>
      <w:numFmt w:val="bullet"/>
      <w:lvlText w:val=""/>
      <w:lvlJc w:val="left"/>
      <w:pPr>
        <w:ind w:left="4320" w:hanging="360"/>
      </w:pPr>
      <w:rPr>
        <w:rFonts w:ascii="Wingdings" w:hAnsi="Wingdings" w:hint="default"/>
      </w:rPr>
    </w:lvl>
    <w:lvl w:ilvl="6" w:tplc="0DA822D8">
      <w:start w:val="1"/>
      <w:numFmt w:val="bullet"/>
      <w:lvlText w:val=""/>
      <w:lvlJc w:val="left"/>
      <w:pPr>
        <w:ind w:left="5040" w:hanging="360"/>
      </w:pPr>
      <w:rPr>
        <w:rFonts w:ascii="Symbol" w:hAnsi="Symbol" w:hint="default"/>
      </w:rPr>
    </w:lvl>
    <w:lvl w:ilvl="7" w:tplc="178CCA2C">
      <w:start w:val="1"/>
      <w:numFmt w:val="bullet"/>
      <w:lvlText w:val="o"/>
      <w:lvlJc w:val="left"/>
      <w:pPr>
        <w:ind w:left="5760" w:hanging="360"/>
      </w:pPr>
      <w:rPr>
        <w:rFonts w:ascii="Courier New" w:hAnsi="Courier New" w:hint="default"/>
      </w:rPr>
    </w:lvl>
    <w:lvl w:ilvl="8" w:tplc="B5CA8988">
      <w:start w:val="1"/>
      <w:numFmt w:val="bullet"/>
      <w:lvlText w:val=""/>
      <w:lvlJc w:val="left"/>
      <w:pPr>
        <w:ind w:left="6480" w:hanging="360"/>
      </w:pPr>
      <w:rPr>
        <w:rFonts w:ascii="Wingdings" w:hAnsi="Wingdings" w:hint="default"/>
      </w:rPr>
    </w:lvl>
  </w:abstractNum>
  <w:abstractNum w:abstractNumId="17" w15:restartNumberingAfterBreak="0">
    <w:nsid w:val="4E012F6F"/>
    <w:multiLevelType w:val="hybridMultilevel"/>
    <w:tmpl w:val="7084E83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4F5638A4"/>
    <w:multiLevelType w:val="hybridMultilevel"/>
    <w:tmpl w:val="E6D29BDE"/>
    <w:lvl w:ilvl="0" w:tplc="15E445EA">
      <w:start w:val="1"/>
      <w:numFmt w:val="lowerRoman"/>
      <w:lvlText w:val="%1."/>
      <w:lvlJc w:val="right"/>
      <w:pPr>
        <w:ind w:left="720" w:hanging="360"/>
      </w:pPr>
      <w:rPr>
        <w:rFonts w:ascii="Aptos" w:hAnsi="Aptos" w:hint="default"/>
      </w:rPr>
    </w:lvl>
    <w:lvl w:ilvl="1" w:tplc="A75C119C">
      <w:start w:val="1"/>
      <w:numFmt w:val="lowerLetter"/>
      <w:lvlText w:val="%2."/>
      <w:lvlJc w:val="left"/>
      <w:pPr>
        <w:ind w:left="1440" w:hanging="360"/>
      </w:pPr>
    </w:lvl>
    <w:lvl w:ilvl="2" w:tplc="142052EE">
      <w:start w:val="1"/>
      <w:numFmt w:val="lowerRoman"/>
      <w:lvlText w:val="%3."/>
      <w:lvlJc w:val="right"/>
      <w:pPr>
        <w:ind w:left="2160" w:hanging="180"/>
      </w:pPr>
    </w:lvl>
    <w:lvl w:ilvl="3" w:tplc="CD62D37E">
      <w:start w:val="1"/>
      <w:numFmt w:val="decimal"/>
      <w:lvlText w:val="%4."/>
      <w:lvlJc w:val="left"/>
      <w:pPr>
        <w:ind w:left="2880" w:hanging="360"/>
      </w:pPr>
    </w:lvl>
    <w:lvl w:ilvl="4" w:tplc="09A2E0CC">
      <w:start w:val="1"/>
      <w:numFmt w:val="lowerLetter"/>
      <w:lvlText w:val="%5."/>
      <w:lvlJc w:val="left"/>
      <w:pPr>
        <w:ind w:left="3600" w:hanging="360"/>
      </w:pPr>
    </w:lvl>
    <w:lvl w:ilvl="5" w:tplc="914A51C8">
      <w:start w:val="1"/>
      <w:numFmt w:val="lowerRoman"/>
      <w:lvlText w:val="%6."/>
      <w:lvlJc w:val="right"/>
      <w:pPr>
        <w:ind w:left="4320" w:hanging="180"/>
      </w:pPr>
    </w:lvl>
    <w:lvl w:ilvl="6" w:tplc="FBBAB554">
      <w:start w:val="1"/>
      <w:numFmt w:val="decimal"/>
      <w:lvlText w:val="%7."/>
      <w:lvlJc w:val="left"/>
      <w:pPr>
        <w:ind w:left="5040" w:hanging="360"/>
      </w:pPr>
    </w:lvl>
    <w:lvl w:ilvl="7" w:tplc="F36CF6C8">
      <w:start w:val="1"/>
      <w:numFmt w:val="lowerLetter"/>
      <w:lvlText w:val="%8."/>
      <w:lvlJc w:val="left"/>
      <w:pPr>
        <w:ind w:left="5760" w:hanging="360"/>
      </w:pPr>
    </w:lvl>
    <w:lvl w:ilvl="8" w:tplc="FF4CBB78">
      <w:start w:val="1"/>
      <w:numFmt w:val="lowerRoman"/>
      <w:lvlText w:val="%9."/>
      <w:lvlJc w:val="right"/>
      <w:pPr>
        <w:ind w:left="6480" w:hanging="180"/>
      </w:pPr>
    </w:lvl>
  </w:abstractNum>
  <w:abstractNum w:abstractNumId="19" w15:restartNumberingAfterBreak="0">
    <w:nsid w:val="53202EE4"/>
    <w:multiLevelType w:val="hybridMultilevel"/>
    <w:tmpl w:val="31389D46"/>
    <w:lvl w:ilvl="0" w:tplc="0C09000D">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58E80F94"/>
    <w:multiLevelType w:val="hybridMultilevel"/>
    <w:tmpl w:val="1834E184"/>
    <w:lvl w:ilvl="0" w:tplc="A1ACB414">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016988A"/>
    <w:multiLevelType w:val="hybridMultilevel"/>
    <w:tmpl w:val="6E788BE0"/>
    <w:lvl w:ilvl="0" w:tplc="98AC73F0">
      <w:start w:val="1"/>
      <w:numFmt w:val="bullet"/>
      <w:lvlText w:val=""/>
      <w:lvlJc w:val="left"/>
      <w:pPr>
        <w:ind w:left="720" w:hanging="360"/>
      </w:pPr>
      <w:rPr>
        <w:rFonts w:ascii="Symbol" w:hAnsi="Symbol" w:hint="default"/>
      </w:rPr>
    </w:lvl>
    <w:lvl w:ilvl="1" w:tplc="49E6732C">
      <w:start w:val="1"/>
      <w:numFmt w:val="bullet"/>
      <w:lvlText w:val="o"/>
      <w:lvlJc w:val="left"/>
      <w:pPr>
        <w:ind w:left="1440" w:hanging="360"/>
      </w:pPr>
      <w:rPr>
        <w:rFonts w:ascii="Courier New" w:hAnsi="Courier New" w:hint="default"/>
      </w:rPr>
    </w:lvl>
    <w:lvl w:ilvl="2" w:tplc="C1904E70">
      <w:start w:val="1"/>
      <w:numFmt w:val="bullet"/>
      <w:lvlText w:val=""/>
      <w:lvlJc w:val="left"/>
      <w:pPr>
        <w:ind w:left="2160" w:hanging="360"/>
      </w:pPr>
      <w:rPr>
        <w:rFonts w:ascii="Wingdings" w:hAnsi="Wingdings" w:hint="default"/>
      </w:rPr>
    </w:lvl>
    <w:lvl w:ilvl="3" w:tplc="9460BB80">
      <w:start w:val="1"/>
      <w:numFmt w:val="bullet"/>
      <w:lvlText w:val=""/>
      <w:lvlJc w:val="left"/>
      <w:pPr>
        <w:ind w:left="2880" w:hanging="360"/>
      </w:pPr>
      <w:rPr>
        <w:rFonts w:ascii="Symbol" w:hAnsi="Symbol" w:hint="default"/>
      </w:rPr>
    </w:lvl>
    <w:lvl w:ilvl="4" w:tplc="9F343E56">
      <w:start w:val="1"/>
      <w:numFmt w:val="bullet"/>
      <w:lvlText w:val="o"/>
      <w:lvlJc w:val="left"/>
      <w:pPr>
        <w:ind w:left="3600" w:hanging="360"/>
      </w:pPr>
      <w:rPr>
        <w:rFonts w:ascii="Courier New" w:hAnsi="Courier New" w:hint="default"/>
      </w:rPr>
    </w:lvl>
    <w:lvl w:ilvl="5" w:tplc="C7EC2112">
      <w:start w:val="1"/>
      <w:numFmt w:val="bullet"/>
      <w:lvlText w:val=""/>
      <w:lvlJc w:val="left"/>
      <w:pPr>
        <w:ind w:left="4320" w:hanging="360"/>
      </w:pPr>
      <w:rPr>
        <w:rFonts w:ascii="Wingdings" w:hAnsi="Wingdings" w:hint="default"/>
      </w:rPr>
    </w:lvl>
    <w:lvl w:ilvl="6" w:tplc="F34E927A">
      <w:start w:val="1"/>
      <w:numFmt w:val="bullet"/>
      <w:lvlText w:val=""/>
      <w:lvlJc w:val="left"/>
      <w:pPr>
        <w:ind w:left="5040" w:hanging="360"/>
      </w:pPr>
      <w:rPr>
        <w:rFonts w:ascii="Symbol" w:hAnsi="Symbol" w:hint="default"/>
      </w:rPr>
    </w:lvl>
    <w:lvl w:ilvl="7" w:tplc="E468EC52">
      <w:start w:val="1"/>
      <w:numFmt w:val="bullet"/>
      <w:lvlText w:val="o"/>
      <w:lvlJc w:val="left"/>
      <w:pPr>
        <w:ind w:left="5760" w:hanging="360"/>
      </w:pPr>
      <w:rPr>
        <w:rFonts w:ascii="Courier New" w:hAnsi="Courier New" w:hint="default"/>
      </w:rPr>
    </w:lvl>
    <w:lvl w:ilvl="8" w:tplc="9DA8C460">
      <w:start w:val="1"/>
      <w:numFmt w:val="bullet"/>
      <w:lvlText w:val=""/>
      <w:lvlJc w:val="left"/>
      <w:pPr>
        <w:ind w:left="6480" w:hanging="360"/>
      </w:pPr>
      <w:rPr>
        <w:rFonts w:ascii="Wingdings" w:hAnsi="Wingdings" w:hint="default"/>
      </w:rPr>
    </w:lvl>
  </w:abstractNum>
  <w:abstractNum w:abstractNumId="22" w15:restartNumberingAfterBreak="0">
    <w:nsid w:val="605B5293"/>
    <w:multiLevelType w:val="hybridMultilevel"/>
    <w:tmpl w:val="0F766E68"/>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6606B965"/>
    <w:multiLevelType w:val="hybridMultilevel"/>
    <w:tmpl w:val="B846E974"/>
    <w:lvl w:ilvl="0" w:tplc="C47A0170">
      <w:start w:val="1"/>
      <w:numFmt w:val="bullet"/>
      <w:lvlText w:val=""/>
      <w:lvlJc w:val="left"/>
      <w:pPr>
        <w:ind w:left="720" w:hanging="360"/>
      </w:pPr>
      <w:rPr>
        <w:rFonts w:ascii="Symbol" w:hAnsi="Symbol" w:hint="default"/>
      </w:rPr>
    </w:lvl>
    <w:lvl w:ilvl="1" w:tplc="77268528">
      <w:start w:val="1"/>
      <w:numFmt w:val="bullet"/>
      <w:lvlText w:val="o"/>
      <w:lvlJc w:val="left"/>
      <w:pPr>
        <w:ind w:left="1440" w:hanging="360"/>
      </w:pPr>
      <w:rPr>
        <w:rFonts w:ascii="Courier New" w:hAnsi="Courier New" w:hint="default"/>
      </w:rPr>
    </w:lvl>
    <w:lvl w:ilvl="2" w:tplc="B30C6ACE">
      <w:start w:val="1"/>
      <w:numFmt w:val="bullet"/>
      <w:lvlText w:val=""/>
      <w:lvlJc w:val="left"/>
      <w:pPr>
        <w:ind w:left="2160" w:hanging="360"/>
      </w:pPr>
      <w:rPr>
        <w:rFonts w:ascii="Wingdings" w:hAnsi="Wingdings" w:hint="default"/>
      </w:rPr>
    </w:lvl>
    <w:lvl w:ilvl="3" w:tplc="BA664DA4">
      <w:start w:val="1"/>
      <w:numFmt w:val="bullet"/>
      <w:lvlText w:val=""/>
      <w:lvlJc w:val="left"/>
      <w:pPr>
        <w:ind w:left="2880" w:hanging="360"/>
      </w:pPr>
      <w:rPr>
        <w:rFonts w:ascii="Symbol" w:hAnsi="Symbol" w:hint="default"/>
      </w:rPr>
    </w:lvl>
    <w:lvl w:ilvl="4" w:tplc="0C48A352">
      <w:start w:val="1"/>
      <w:numFmt w:val="bullet"/>
      <w:lvlText w:val="o"/>
      <w:lvlJc w:val="left"/>
      <w:pPr>
        <w:ind w:left="3600" w:hanging="360"/>
      </w:pPr>
      <w:rPr>
        <w:rFonts w:ascii="Courier New" w:hAnsi="Courier New" w:hint="default"/>
      </w:rPr>
    </w:lvl>
    <w:lvl w:ilvl="5" w:tplc="1010851C">
      <w:start w:val="1"/>
      <w:numFmt w:val="bullet"/>
      <w:lvlText w:val=""/>
      <w:lvlJc w:val="left"/>
      <w:pPr>
        <w:ind w:left="4320" w:hanging="360"/>
      </w:pPr>
      <w:rPr>
        <w:rFonts w:ascii="Wingdings" w:hAnsi="Wingdings" w:hint="default"/>
      </w:rPr>
    </w:lvl>
    <w:lvl w:ilvl="6" w:tplc="08B69378">
      <w:start w:val="1"/>
      <w:numFmt w:val="bullet"/>
      <w:lvlText w:val=""/>
      <w:lvlJc w:val="left"/>
      <w:pPr>
        <w:ind w:left="5040" w:hanging="360"/>
      </w:pPr>
      <w:rPr>
        <w:rFonts w:ascii="Symbol" w:hAnsi="Symbol" w:hint="default"/>
      </w:rPr>
    </w:lvl>
    <w:lvl w:ilvl="7" w:tplc="DC2AC59C">
      <w:start w:val="1"/>
      <w:numFmt w:val="bullet"/>
      <w:lvlText w:val="o"/>
      <w:lvlJc w:val="left"/>
      <w:pPr>
        <w:ind w:left="5760" w:hanging="360"/>
      </w:pPr>
      <w:rPr>
        <w:rFonts w:ascii="Courier New" w:hAnsi="Courier New" w:hint="default"/>
      </w:rPr>
    </w:lvl>
    <w:lvl w:ilvl="8" w:tplc="6F4642E6">
      <w:start w:val="1"/>
      <w:numFmt w:val="bullet"/>
      <w:lvlText w:val=""/>
      <w:lvlJc w:val="left"/>
      <w:pPr>
        <w:ind w:left="6480" w:hanging="360"/>
      </w:pPr>
      <w:rPr>
        <w:rFonts w:ascii="Wingdings" w:hAnsi="Wingdings" w:hint="default"/>
      </w:rPr>
    </w:lvl>
  </w:abstractNum>
  <w:abstractNum w:abstractNumId="24" w15:restartNumberingAfterBreak="0">
    <w:nsid w:val="6BDC2C99"/>
    <w:multiLevelType w:val="hybridMultilevel"/>
    <w:tmpl w:val="46DE0A8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6E562EA3"/>
    <w:multiLevelType w:val="hybridMultilevel"/>
    <w:tmpl w:val="2B0E1606"/>
    <w:lvl w:ilvl="0" w:tplc="513C02D4">
      <w:start w:val="1"/>
      <w:numFmt w:val="bullet"/>
      <w:lvlText w:val=""/>
      <w:lvlJc w:val="left"/>
      <w:pPr>
        <w:ind w:left="720" w:hanging="360"/>
      </w:pPr>
      <w:rPr>
        <w:rFonts w:ascii="Symbol" w:hAnsi="Symbol" w:hint="default"/>
      </w:rPr>
    </w:lvl>
    <w:lvl w:ilvl="1" w:tplc="BF607168">
      <w:start w:val="1"/>
      <w:numFmt w:val="bullet"/>
      <w:lvlText w:val="o"/>
      <w:lvlJc w:val="left"/>
      <w:pPr>
        <w:ind w:left="1440" w:hanging="360"/>
      </w:pPr>
      <w:rPr>
        <w:rFonts w:ascii="Courier New" w:hAnsi="Courier New" w:hint="default"/>
      </w:rPr>
    </w:lvl>
    <w:lvl w:ilvl="2" w:tplc="1B3081C0">
      <w:start w:val="1"/>
      <w:numFmt w:val="bullet"/>
      <w:lvlText w:val=""/>
      <w:lvlJc w:val="left"/>
      <w:pPr>
        <w:ind w:left="2160" w:hanging="360"/>
      </w:pPr>
      <w:rPr>
        <w:rFonts w:ascii="Wingdings" w:hAnsi="Wingdings" w:hint="default"/>
      </w:rPr>
    </w:lvl>
    <w:lvl w:ilvl="3" w:tplc="30F8114E">
      <w:start w:val="1"/>
      <w:numFmt w:val="bullet"/>
      <w:lvlText w:val=""/>
      <w:lvlJc w:val="left"/>
      <w:pPr>
        <w:ind w:left="2880" w:hanging="360"/>
      </w:pPr>
      <w:rPr>
        <w:rFonts w:ascii="Symbol" w:hAnsi="Symbol" w:hint="default"/>
      </w:rPr>
    </w:lvl>
    <w:lvl w:ilvl="4" w:tplc="1EB6B1F0">
      <w:start w:val="1"/>
      <w:numFmt w:val="bullet"/>
      <w:lvlText w:val="o"/>
      <w:lvlJc w:val="left"/>
      <w:pPr>
        <w:ind w:left="3600" w:hanging="360"/>
      </w:pPr>
      <w:rPr>
        <w:rFonts w:ascii="Courier New" w:hAnsi="Courier New" w:hint="default"/>
      </w:rPr>
    </w:lvl>
    <w:lvl w:ilvl="5" w:tplc="EA287CD6">
      <w:start w:val="1"/>
      <w:numFmt w:val="bullet"/>
      <w:lvlText w:val=""/>
      <w:lvlJc w:val="left"/>
      <w:pPr>
        <w:ind w:left="4320" w:hanging="360"/>
      </w:pPr>
      <w:rPr>
        <w:rFonts w:ascii="Wingdings" w:hAnsi="Wingdings" w:hint="default"/>
      </w:rPr>
    </w:lvl>
    <w:lvl w:ilvl="6" w:tplc="7AB6F9F4">
      <w:start w:val="1"/>
      <w:numFmt w:val="bullet"/>
      <w:lvlText w:val=""/>
      <w:lvlJc w:val="left"/>
      <w:pPr>
        <w:ind w:left="5040" w:hanging="360"/>
      </w:pPr>
      <w:rPr>
        <w:rFonts w:ascii="Symbol" w:hAnsi="Symbol" w:hint="default"/>
      </w:rPr>
    </w:lvl>
    <w:lvl w:ilvl="7" w:tplc="9FA4F5AE">
      <w:start w:val="1"/>
      <w:numFmt w:val="bullet"/>
      <w:lvlText w:val="o"/>
      <w:lvlJc w:val="left"/>
      <w:pPr>
        <w:ind w:left="5760" w:hanging="360"/>
      </w:pPr>
      <w:rPr>
        <w:rFonts w:ascii="Courier New" w:hAnsi="Courier New" w:hint="default"/>
      </w:rPr>
    </w:lvl>
    <w:lvl w:ilvl="8" w:tplc="A64AE14E">
      <w:start w:val="1"/>
      <w:numFmt w:val="bullet"/>
      <w:lvlText w:val=""/>
      <w:lvlJc w:val="left"/>
      <w:pPr>
        <w:ind w:left="6480" w:hanging="360"/>
      </w:pPr>
      <w:rPr>
        <w:rFonts w:ascii="Wingdings" w:hAnsi="Wingdings" w:hint="default"/>
      </w:rPr>
    </w:lvl>
  </w:abstractNum>
  <w:abstractNum w:abstractNumId="26" w15:restartNumberingAfterBreak="0">
    <w:nsid w:val="73734362"/>
    <w:multiLevelType w:val="hybridMultilevel"/>
    <w:tmpl w:val="26C2568C"/>
    <w:lvl w:ilvl="0" w:tplc="CF8A7668">
      <w:start w:val="1"/>
      <w:numFmt w:val="bullet"/>
      <w:lvlText w:val=""/>
      <w:lvlJc w:val="left"/>
      <w:pPr>
        <w:ind w:left="720" w:hanging="360"/>
      </w:pPr>
      <w:rPr>
        <w:rFonts w:ascii="Symbol" w:hAnsi="Symbol" w:hint="default"/>
      </w:rPr>
    </w:lvl>
    <w:lvl w:ilvl="1" w:tplc="D75A4206">
      <w:start w:val="1"/>
      <w:numFmt w:val="bullet"/>
      <w:lvlText w:val="o"/>
      <w:lvlJc w:val="left"/>
      <w:pPr>
        <w:ind w:left="1440" w:hanging="360"/>
      </w:pPr>
      <w:rPr>
        <w:rFonts w:ascii="Courier New" w:hAnsi="Courier New" w:hint="default"/>
      </w:rPr>
    </w:lvl>
    <w:lvl w:ilvl="2" w:tplc="2FA2E8FA">
      <w:start w:val="1"/>
      <w:numFmt w:val="bullet"/>
      <w:lvlText w:val=""/>
      <w:lvlJc w:val="left"/>
      <w:pPr>
        <w:ind w:left="2160" w:hanging="360"/>
      </w:pPr>
      <w:rPr>
        <w:rFonts w:ascii="Wingdings" w:hAnsi="Wingdings" w:hint="default"/>
      </w:rPr>
    </w:lvl>
    <w:lvl w:ilvl="3" w:tplc="420C4BF4">
      <w:start w:val="1"/>
      <w:numFmt w:val="bullet"/>
      <w:lvlText w:val=""/>
      <w:lvlJc w:val="left"/>
      <w:pPr>
        <w:ind w:left="2880" w:hanging="360"/>
      </w:pPr>
      <w:rPr>
        <w:rFonts w:ascii="Symbol" w:hAnsi="Symbol" w:hint="default"/>
      </w:rPr>
    </w:lvl>
    <w:lvl w:ilvl="4" w:tplc="430C9192">
      <w:start w:val="1"/>
      <w:numFmt w:val="bullet"/>
      <w:lvlText w:val="o"/>
      <w:lvlJc w:val="left"/>
      <w:pPr>
        <w:ind w:left="3600" w:hanging="360"/>
      </w:pPr>
      <w:rPr>
        <w:rFonts w:ascii="Courier New" w:hAnsi="Courier New" w:hint="default"/>
      </w:rPr>
    </w:lvl>
    <w:lvl w:ilvl="5" w:tplc="F16C7844">
      <w:start w:val="1"/>
      <w:numFmt w:val="bullet"/>
      <w:lvlText w:val=""/>
      <w:lvlJc w:val="left"/>
      <w:pPr>
        <w:ind w:left="4320" w:hanging="360"/>
      </w:pPr>
      <w:rPr>
        <w:rFonts w:ascii="Wingdings" w:hAnsi="Wingdings" w:hint="default"/>
      </w:rPr>
    </w:lvl>
    <w:lvl w:ilvl="6" w:tplc="2D4E7F10">
      <w:start w:val="1"/>
      <w:numFmt w:val="bullet"/>
      <w:lvlText w:val=""/>
      <w:lvlJc w:val="left"/>
      <w:pPr>
        <w:ind w:left="5040" w:hanging="360"/>
      </w:pPr>
      <w:rPr>
        <w:rFonts w:ascii="Symbol" w:hAnsi="Symbol" w:hint="default"/>
      </w:rPr>
    </w:lvl>
    <w:lvl w:ilvl="7" w:tplc="E9AC0306">
      <w:start w:val="1"/>
      <w:numFmt w:val="bullet"/>
      <w:lvlText w:val="o"/>
      <w:lvlJc w:val="left"/>
      <w:pPr>
        <w:ind w:left="5760" w:hanging="360"/>
      </w:pPr>
      <w:rPr>
        <w:rFonts w:ascii="Courier New" w:hAnsi="Courier New" w:hint="default"/>
      </w:rPr>
    </w:lvl>
    <w:lvl w:ilvl="8" w:tplc="4A306512">
      <w:start w:val="1"/>
      <w:numFmt w:val="bullet"/>
      <w:lvlText w:val=""/>
      <w:lvlJc w:val="left"/>
      <w:pPr>
        <w:ind w:left="6480" w:hanging="360"/>
      </w:pPr>
      <w:rPr>
        <w:rFonts w:ascii="Wingdings" w:hAnsi="Wingdings" w:hint="default"/>
      </w:rPr>
    </w:lvl>
  </w:abstractNum>
  <w:abstractNum w:abstractNumId="27" w15:restartNumberingAfterBreak="0">
    <w:nsid w:val="73F755B5"/>
    <w:multiLevelType w:val="hybridMultilevel"/>
    <w:tmpl w:val="6DD64BAC"/>
    <w:lvl w:ilvl="0" w:tplc="9936425C">
      <w:start w:val="1"/>
      <w:numFmt w:val="bullet"/>
      <w:lvlText w:val=""/>
      <w:lvlJc w:val="left"/>
      <w:pPr>
        <w:ind w:left="720" w:hanging="360"/>
      </w:pPr>
      <w:rPr>
        <w:rFonts w:ascii="Symbol" w:hAnsi="Symbol" w:hint="default"/>
      </w:rPr>
    </w:lvl>
    <w:lvl w:ilvl="1" w:tplc="33B62360">
      <w:start w:val="1"/>
      <w:numFmt w:val="bullet"/>
      <w:lvlText w:val="o"/>
      <w:lvlJc w:val="left"/>
      <w:pPr>
        <w:ind w:left="1440" w:hanging="360"/>
      </w:pPr>
      <w:rPr>
        <w:rFonts w:ascii="Courier New" w:hAnsi="Courier New" w:hint="default"/>
      </w:rPr>
    </w:lvl>
    <w:lvl w:ilvl="2" w:tplc="A0A0A4C0">
      <w:start w:val="1"/>
      <w:numFmt w:val="bullet"/>
      <w:lvlText w:val=""/>
      <w:lvlJc w:val="left"/>
      <w:pPr>
        <w:ind w:left="2160" w:hanging="360"/>
      </w:pPr>
      <w:rPr>
        <w:rFonts w:ascii="Wingdings" w:hAnsi="Wingdings" w:hint="default"/>
      </w:rPr>
    </w:lvl>
    <w:lvl w:ilvl="3" w:tplc="FA3A4CF6">
      <w:start w:val="1"/>
      <w:numFmt w:val="bullet"/>
      <w:lvlText w:val=""/>
      <w:lvlJc w:val="left"/>
      <w:pPr>
        <w:ind w:left="2880" w:hanging="360"/>
      </w:pPr>
      <w:rPr>
        <w:rFonts w:ascii="Symbol" w:hAnsi="Symbol" w:hint="default"/>
      </w:rPr>
    </w:lvl>
    <w:lvl w:ilvl="4" w:tplc="FD06627E">
      <w:start w:val="1"/>
      <w:numFmt w:val="bullet"/>
      <w:lvlText w:val="o"/>
      <w:lvlJc w:val="left"/>
      <w:pPr>
        <w:ind w:left="3600" w:hanging="360"/>
      </w:pPr>
      <w:rPr>
        <w:rFonts w:ascii="Courier New" w:hAnsi="Courier New" w:hint="default"/>
      </w:rPr>
    </w:lvl>
    <w:lvl w:ilvl="5" w:tplc="033C4F5A">
      <w:start w:val="1"/>
      <w:numFmt w:val="bullet"/>
      <w:lvlText w:val=""/>
      <w:lvlJc w:val="left"/>
      <w:pPr>
        <w:ind w:left="4320" w:hanging="360"/>
      </w:pPr>
      <w:rPr>
        <w:rFonts w:ascii="Wingdings" w:hAnsi="Wingdings" w:hint="default"/>
      </w:rPr>
    </w:lvl>
    <w:lvl w:ilvl="6" w:tplc="B25012CE">
      <w:start w:val="1"/>
      <w:numFmt w:val="bullet"/>
      <w:lvlText w:val=""/>
      <w:lvlJc w:val="left"/>
      <w:pPr>
        <w:ind w:left="5040" w:hanging="360"/>
      </w:pPr>
      <w:rPr>
        <w:rFonts w:ascii="Symbol" w:hAnsi="Symbol" w:hint="default"/>
      </w:rPr>
    </w:lvl>
    <w:lvl w:ilvl="7" w:tplc="DC88E1EA">
      <w:start w:val="1"/>
      <w:numFmt w:val="bullet"/>
      <w:lvlText w:val="o"/>
      <w:lvlJc w:val="left"/>
      <w:pPr>
        <w:ind w:left="5760" w:hanging="360"/>
      </w:pPr>
      <w:rPr>
        <w:rFonts w:ascii="Courier New" w:hAnsi="Courier New" w:hint="default"/>
      </w:rPr>
    </w:lvl>
    <w:lvl w:ilvl="8" w:tplc="9356B718">
      <w:start w:val="1"/>
      <w:numFmt w:val="bullet"/>
      <w:lvlText w:val=""/>
      <w:lvlJc w:val="left"/>
      <w:pPr>
        <w:ind w:left="6480" w:hanging="360"/>
      </w:pPr>
      <w:rPr>
        <w:rFonts w:ascii="Wingdings" w:hAnsi="Wingdings" w:hint="default"/>
      </w:rPr>
    </w:lvl>
  </w:abstractNum>
  <w:abstractNum w:abstractNumId="28" w15:restartNumberingAfterBreak="0">
    <w:nsid w:val="7AA63511"/>
    <w:multiLevelType w:val="hybridMultilevel"/>
    <w:tmpl w:val="05CEFCD0"/>
    <w:lvl w:ilvl="0" w:tplc="64185192">
      <w:start w:val="1"/>
      <w:numFmt w:val="bullet"/>
      <w:lvlText w:val=""/>
      <w:lvlJc w:val="left"/>
      <w:pPr>
        <w:ind w:left="720" w:hanging="360"/>
      </w:pPr>
      <w:rPr>
        <w:rFonts w:ascii="Symbol" w:hAnsi="Symbol" w:hint="default"/>
      </w:rPr>
    </w:lvl>
    <w:lvl w:ilvl="1" w:tplc="C096EEF2">
      <w:start w:val="1"/>
      <w:numFmt w:val="bullet"/>
      <w:lvlText w:val="o"/>
      <w:lvlJc w:val="left"/>
      <w:pPr>
        <w:ind w:left="1440" w:hanging="360"/>
      </w:pPr>
      <w:rPr>
        <w:rFonts w:ascii="Courier New" w:hAnsi="Courier New" w:hint="default"/>
      </w:rPr>
    </w:lvl>
    <w:lvl w:ilvl="2" w:tplc="45EA8A9A">
      <w:start w:val="1"/>
      <w:numFmt w:val="bullet"/>
      <w:lvlText w:val=""/>
      <w:lvlJc w:val="left"/>
      <w:pPr>
        <w:ind w:left="2160" w:hanging="360"/>
      </w:pPr>
      <w:rPr>
        <w:rFonts w:ascii="Wingdings" w:hAnsi="Wingdings" w:hint="default"/>
      </w:rPr>
    </w:lvl>
    <w:lvl w:ilvl="3" w:tplc="CE8C69DE">
      <w:start w:val="1"/>
      <w:numFmt w:val="bullet"/>
      <w:lvlText w:val=""/>
      <w:lvlJc w:val="left"/>
      <w:pPr>
        <w:ind w:left="2880" w:hanging="360"/>
      </w:pPr>
      <w:rPr>
        <w:rFonts w:ascii="Symbol" w:hAnsi="Symbol" w:hint="default"/>
      </w:rPr>
    </w:lvl>
    <w:lvl w:ilvl="4" w:tplc="D2AEE8F4">
      <w:start w:val="1"/>
      <w:numFmt w:val="bullet"/>
      <w:lvlText w:val="o"/>
      <w:lvlJc w:val="left"/>
      <w:pPr>
        <w:ind w:left="3600" w:hanging="360"/>
      </w:pPr>
      <w:rPr>
        <w:rFonts w:ascii="Courier New" w:hAnsi="Courier New" w:hint="default"/>
      </w:rPr>
    </w:lvl>
    <w:lvl w:ilvl="5" w:tplc="724E77C0">
      <w:start w:val="1"/>
      <w:numFmt w:val="bullet"/>
      <w:lvlText w:val=""/>
      <w:lvlJc w:val="left"/>
      <w:pPr>
        <w:ind w:left="4320" w:hanging="360"/>
      </w:pPr>
      <w:rPr>
        <w:rFonts w:ascii="Wingdings" w:hAnsi="Wingdings" w:hint="default"/>
      </w:rPr>
    </w:lvl>
    <w:lvl w:ilvl="6" w:tplc="71E60D36">
      <w:start w:val="1"/>
      <w:numFmt w:val="bullet"/>
      <w:lvlText w:val=""/>
      <w:lvlJc w:val="left"/>
      <w:pPr>
        <w:ind w:left="5040" w:hanging="360"/>
      </w:pPr>
      <w:rPr>
        <w:rFonts w:ascii="Symbol" w:hAnsi="Symbol" w:hint="default"/>
      </w:rPr>
    </w:lvl>
    <w:lvl w:ilvl="7" w:tplc="1E5CF7D0">
      <w:start w:val="1"/>
      <w:numFmt w:val="bullet"/>
      <w:lvlText w:val="o"/>
      <w:lvlJc w:val="left"/>
      <w:pPr>
        <w:ind w:left="5760" w:hanging="360"/>
      </w:pPr>
      <w:rPr>
        <w:rFonts w:ascii="Courier New" w:hAnsi="Courier New" w:hint="default"/>
      </w:rPr>
    </w:lvl>
    <w:lvl w:ilvl="8" w:tplc="A0300236">
      <w:start w:val="1"/>
      <w:numFmt w:val="bullet"/>
      <w:lvlText w:val=""/>
      <w:lvlJc w:val="left"/>
      <w:pPr>
        <w:ind w:left="6480" w:hanging="360"/>
      </w:pPr>
      <w:rPr>
        <w:rFonts w:ascii="Wingdings" w:hAnsi="Wingdings" w:hint="default"/>
      </w:rPr>
    </w:lvl>
  </w:abstractNum>
  <w:num w:numId="1" w16cid:durableId="1561360361">
    <w:abstractNumId w:val="12"/>
  </w:num>
  <w:num w:numId="2" w16cid:durableId="137380603">
    <w:abstractNumId w:val="9"/>
  </w:num>
  <w:num w:numId="3" w16cid:durableId="1393234381">
    <w:abstractNumId w:val="18"/>
  </w:num>
  <w:num w:numId="4" w16cid:durableId="1704136298">
    <w:abstractNumId w:val="2"/>
  </w:num>
  <w:num w:numId="5" w16cid:durableId="127431906">
    <w:abstractNumId w:val="28"/>
  </w:num>
  <w:num w:numId="6" w16cid:durableId="1708993162">
    <w:abstractNumId w:val="3"/>
  </w:num>
  <w:num w:numId="7" w16cid:durableId="174152573">
    <w:abstractNumId w:val="0"/>
  </w:num>
  <w:num w:numId="8" w16cid:durableId="1904607250">
    <w:abstractNumId w:val="27"/>
  </w:num>
  <w:num w:numId="9" w16cid:durableId="1919056438">
    <w:abstractNumId w:val="11"/>
  </w:num>
  <w:num w:numId="10" w16cid:durableId="430517294">
    <w:abstractNumId w:val="21"/>
  </w:num>
  <w:num w:numId="11" w16cid:durableId="1476339454">
    <w:abstractNumId w:val="14"/>
  </w:num>
  <w:num w:numId="12" w16cid:durableId="1789201326">
    <w:abstractNumId w:val="5"/>
  </w:num>
  <w:num w:numId="13" w16cid:durableId="725493446">
    <w:abstractNumId w:val="26"/>
  </w:num>
  <w:num w:numId="14" w16cid:durableId="906694305">
    <w:abstractNumId w:val="7"/>
  </w:num>
  <w:num w:numId="15" w16cid:durableId="67532626">
    <w:abstractNumId w:val="13"/>
  </w:num>
  <w:num w:numId="16" w16cid:durableId="909312769">
    <w:abstractNumId w:val="1"/>
  </w:num>
  <w:num w:numId="17" w16cid:durableId="1540780021">
    <w:abstractNumId w:val="23"/>
  </w:num>
  <w:num w:numId="18" w16cid:durableId="1894653866">
    <w:abstractNumId w:val="15"/>
  </w:num>
  <w:num w:numId="19" w16cid:durableId="1305310799">
    <w:abstractNumId w:val="4"/>
  </w:num>
  <w:num w:numId="20" w16cid:durableId="1950621966">
    <w:abstractNumId w:val="25"/>
  </w:num>
  <w:num w:numId="21" w16cid:durableId="1973321324">
    <w:abstractNumId w:val="6"/>
  </w:num>
  <w:num w:numId="22" w16cid:durableId="1934897400">
    <w:abstractNumId w:val="24"/>
  </w:num>
  <w:num w:numId="23" w16cid:durableId="1955096737">
    <w:abstractNumId w:val="22"/>
  </w:num>
  <w:num w:numId="24" w16cid:durableId="244723984">
    <w:abstractNumId w:val="19"/>
  </w:num>
  <w:num w:numId="25" w16cid:durableId="1129400533">
    <w:abstractNumId w:val="16"/>
  </w:num>
  <w:num w:numId="26" w16cid:durableId="489057004">
    <w:abstractNumId w:val="20"/>
  </w:num>
  <w:num w:numId="27" w16cid:durableId="284700183">
    <w:abstractNumId w:val="17"/>
  </w:num>
  <w:num w:numId="28" w16cid:durableId="1214384711">
    <w:abstractNumId w:val="8"/>
  </w:num>
  <w:num w:numId="29" w16cid:durableId="1481192335">
    <w:abstractNumId w:val="10"/>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en Wojcikowski">
    <w15:presenceInfo w15:providerId="AD" w15:userId="S::ken.wojcikowski@scu.edu.au::3d9dd381-bb96-4ff2-a8e3-dc2a625deaa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zIyMDMzMTE1tDQwMTVT0lEKTi0uzszPAykwrAUA2hCyLywAAAA="/>
  </w:docVars>
  <w:rsids>
    <w:rsidRoot w:val="78FCC78C"/>
    <w:rsid w:val="000275DE"/>
    <w:rsid w:val="000358BD"/>
    <w:rsid w:val="000432FB"/>
    <w:rsid w:val="000514D4"/>
    <w:rsid w:val="0005177F"/>
    <w:rsid w:val="000632CC"/>
    <w:rsid w:val="0006568A"/>
    <w:rsid w:val="00067C0C"/>
    <w:rsid w:val="000762AE"/>
    <w:rsid w:val="0008528A"/>
    <w:rsid w:val="000863B3"/>
    <w:rsid w:val="000A2C5A"/>
    <w:rsid w:val="000A4BF9"/>
    <w:rsid w:val="000D026A"/>
    <w:rsid w:val="000D18B3"/>
    <w:rsid w:val="000E2E32"/>
    <w:rsid w:val="000F0991"/>
    <w:rsid w:val="0011464E"/>
    <w:rsid w:val="00115EE5"/>
    <w:rsid w:val="00130287"/>
    <w:rsid w:val="00133D42"/>
    <w:rsid w:val="001354DE"/>
    <w:rsid w:val="00137B25"/>
    <w:rsid w:val="00137D55"/>
    <w:rsid w:val="00144C1E"/>
    <w:rsid w:val="00151C0B"/>
    <w:rsid w:val="001639CB"/>
    <w:rsid w:val="00175E5C"/>
    <w:rsid w:val="00184457"/>
    <w:rsid w:val="001A63D7"/>
    <w:rsid w:val="001B071E"/>
    <w:rsid w:val="001D4DCD"/>
    <w:rsid w:val="001D76F9"/>
    <w:rsid w:val="001F5DE2"/>
    <w:rsid w:val="00224FCD"/>
    <w:rsid w:val="002277A2"/>
    <w:rsid w:val="0024207D"/>
    <w:rsid w:val="002522A0"/>
    <w:rsid w:val="00261003"/>
    <w:rsid w:val="0026660A"/>
    <w:rsid w:val="00273C0D"/>
    <w:rsid w:val="00281812"/>
    <w:rsid w:val="002A11ED"/>
    <w:rsid w:val="002B08F4"/>
    <w:rsid w:val="002B35A4"/>
    <w:rsid w:val="002C079A"/>
    <w:rsid w:val="002C722A"/>
    <w:rsid w:val="002D2B05"/>
    <w:rsid w:val="002E09CB"/>
    <w:rsid w:val="002E2C68"/>
    <w:rsid w:val="002F39B5"/>
    <w:rsid w:val="003229DC"/>
    <w:rsid w:val="003269F7"/>
    <w:rsid w:val="00336EC9"/>
    <w:rsid w:val="00347EB6"/>
    <w:rsid w:val="00351562"/>
    <w:rsid w:val="00352565"/>
    <w:rsid w:val="00353487"/>
    <w:rsid w:val="003540E0"/>
    <w:rsid w:val="0035564F"/>
    <w:rsid w:val="003652D2"/>
    <w:rsid w:val="003749BA"/>
    <w:rsid w:val="003774DE"/>
    <w:rsid w:val="00383A9B"/>
    <w:rsid w:val="0038507A"/>
    <w:rsid w:val="00386FF9"/>
    <w:rsid w:val="003930BB"/>
    <w:rsid w:val="00397F60"/>
    <w:rsid w:val="003B1EC4"/>
    <w:rsid w:val="003D291B"/>
    <w:rsid w:val="003D6322"/>
    <w:rsid w:val="003E2A58"/>
    <w:rsid w:val="003E2EA2"/>
    <w:rsid w:val="003E70C7"/>
    <w:rsid w:val="003E713C"/>
    <w:rsid w:val="003F3B1C"/>
    <w:rsid w:val="00403A51"/>
    <w:rsid w:val="00417F4F"/>
    <w:rsid w:val="004208B9"/>
    <w:rsid w:val="00422354"/>
    <w:rsid w:val="0042455A"/>
    <w:rsid w:val="0044585A"/>
    <w:rsid w:val="00446DDC"/>
    <w:rsid w:val="00450DE3"/>
    <w:rsid w:val="004528CE"/>
    <w:rsid w:val="00455440"/>
    <w:rsid w:val="00455ED8"/>
    <w:rsid w:val="00461F53"/>
    <w:rsid w:val="0046247C"/>
    <w:rsid w:val="00464C52"/>
    <w:rsid w:val="004672C6"/>
    <w:rsid w:val="00482E5C"/>
    <w:rsid w:val="00494E4A"/>
    <w:rsid w:val="00495C6B"/>
    <w:rsid w:val="004A1301"/>
    <w:rsid w:val="004B7B2B"/>
    <w:rsid w:val="004C2830"/>
    <w:rsid w:val="004C46DB"/>
    <w:rsid w:val="004C4C74"/>
    <w:rsid w:val="004C63B4"/>
    <w:rsid w:val="004C7A9D"/>
    <w:rsid w:val="004D0507"/>
    <w:rsid w:val="004D2075"/>
    <w:rsid w:val="004D4EBC"/>
    <w:rsid w:val="004E2E70"/>
    <w:rsid w:val="004E7E28"/>
    <w:rsid w:val="004F39FD"/>
    <w:rsid w:val="004F42B7"/>
    <w:rsid w:val="00515E14"/>
    <w:rsid w:val="0052580C"/>
    <w:rsid w:val="00530804"/>
    <w:rsid w:val="00557C65"/>
    <w:rsid w:val="00560E49"/>
    <w:rsid w:val="00572CF9"/>
    <w:rsid w:val="00575A73"/>
    <w:rsid w:val="00581F05"/>
    <w:rsid w:val="00584594"/>
    <w:rsid w:val="005862F6"/>
    <w:rsid w:val="005969F6"/>
    <w:rsid w:val="00598A15"/>
    <w:rsid w:val="005B39A6"/>
    <w:rsid w:val="005D55B9"/>
    <w:rsid w:val="005D64BF"/>
    <w:rsid w:val="005E243F"/>
    <w:rsid w:val="005F35CA"/>
    <w:rsid w:val="005F646D"/>
    <w:rsid w:val="00607948"/>
    <w:rsid w:val="00612144"/>
    <w:rsid w:val="00612413"/>
    <w:rsid w:val="006426B7"/>
    <w:rsid w:val="00651A4B"/>
    <w:rsid w:val="0068011B"/>
    <w:rsid w:val="00682CFB"/>
    <w:rsid w:val="00694533"/>
    <w:rsid w:val="006A464D"/>
    <w:rsid w:val="006B7090"/>
    <w:rsid w:val="006C43BA"/>
    <w:rsid w:val="006C77BC"/>
    <w:rsid w:val="006E365B"/>
    <w:rsid w:val="006E63EB"/>
    <w:rsid w:val="00701B4A"/>
    <w:rsid w:val="007020E7"/>
    <w:rsid w:val="00702731"/>
    <w:rsid w:val="00713893"/>
    <w:rsid w:val="00717074"/>
    <w:rsid w:val="00733DE7"/>
    <w:rsid w:val="00742D21"/>
    <w:rsid w:val="00767C92"/>
    <w:rsid w:val="00772FEC"/>
    <w:rsid w:val="007764EA"/>
    <w:rsid w:val="007861E0"/>
    <w:rsid w:val="007A0104"/>
    <w:rsid w:val="007A42B7"/>
    <w:rsid w:val="007A658D"/>
    <w:rsid w:val="007B2905"/>
    <w:rsid w:val="007B6EF5"/>
    <w:rsid w:val="007C22EC"/>
    <w:rsid w:val="007C46F5"/>
    <w:rsid w:val="007D0E85"/>
    <w:rsid w:val="007E1981"/>
    <w:rsid w:val="007E27DA"/>
    <w:rsid w:val="008155F4"/>
    <w:rsid w:val="00824127"/>
    <w:rsid w:val="00825B09"/>
    <w:rsid w:val="008335AE"/>
    <w:rsid w:val="008603AB"/>
    <w:rsid w:val="008647A6"/>
    <w:rsid w:val="0086607C"/>
    <w:rsid w:val="008918BF"/>
    <w:rsid w:val="00893482"/>
    <w:rsid w:val="00895252"/>
    <w:rsid w:val="008A11D7"/>
    <w:rsid w:val="008A432E"/>
    <w:rsid w:val="008A652D"/>
    <w:rsid w:val="008C1651"/>
    <w:rsid w:val="008D2AE8"/>
    <w:rsid w:val="008D6B66"/>
    <w:rsid w:val="008E4950"/>
    <w:rsid w:val="008F06B6"/>
    <w:rsid w:val="008F5289"/>
    <w:rsid w:val="008F79D3"/>
    <w:rsid w:val="00901ED8"/>
    <w:rsid w:val="009126D0"/>
    <w:rsid w:val="009243FC"/>
    <w:rsid w:val="00934FDF"/>
    <w:rsid w:val="00947089"/>
    <w:rsid w:val="00972762"/>
    <w:rsid w:val="00975EA7"/>
    <w:rsid w:val="009824DB"/>
    <w:rsid w:val="00983D25"/>
    <w:rsid w:val="00993C32"/>
    <w:rsid w:val="009B31B7"/>
    <w:rsid w:val="009B3FEF"/>
    <w:rsid w:val="009B5094"/>
    <w:rsid w:val="009D08DB"/>
    <w:rsid w:val="009D564C"/>
    <w:rsid w:val="009E380D"/>
    <w:rsid w:val="009E4465"/>
    <w:rsid w:val="009F2193"/>
    <w:rsid w:val="00A05C22"/>
    <w:rsid w:val="00A210EC"/>
    <w:rsid w:val="00A27703"/>
    <w:rsid w:val="00A61A84"/>
    <w:rsid w:val="00A64B1D"/>
    <w:rsid w:val="00A835B4"/>
    <w:rsid w:val="00A9666F"/>
    <w:rsid w:val="00A97D2D"/>
    <w:rsid w:val="00AC5EFB"/>
    <w:rsid w:val="00AD3323"/>
    <w:rsid w:val="00AD78ED"/>
    <w:rsid w:val="00AE1132"/>
    <w:rsid w:val="00AF3018"/>
    <w:rsid w:val="00AF4A05"/>
    <w:rsid w:val="00B0420C"/>
    <w:rsid w:val="00B04213"/>
    <w:rsid w:val="00B05FD2"/>
    <w:rsid w:val="00B114DA"/>
    <w:rsid w:val="00B14ED0"/>
    <w:rsid w:val="00B22F09"/>
    <w:rsid w:val="00B23AE3"/>
    <w:rsid w:val="00B327E1"/>
    <w:rsid w:val="00B42E85"/>
    <w:rsid w:val="00B50EEF"/>
    <w:rsid w:val="00B51A46"/>
    <w:rsid w:val="00B56F95"/>
    <w:rsid w:val="00B618D3"/>
    <w:rsid w:val="00B72F7F"/>
    <w:rsid w:val="00B75BF8"/>
    <w:rsid w:val="00B84768"/>
    <w:rsid w:val="00B904AC"/>
    <w:rsid w:val="00B91032"/>
    <w:rsid w:val="00B93EDC"/>
    <w:rsid w:val="00B9D54C"/>
    <w:rsid w:val="00BA0F2F"/>
    <w:rsid w:val="00BB25B8"/>
    <w:rsid w:val="00BB5C8C"/>
    <w:rsid w:val="00BC39C3"/>
    <w:rsid w:val="00BC4981"/>
    <w:rsid w:val="00BC6E8B"/>
    <w:rsid w:val="00BC7D4B"/>
    <w:rsid w:val="00BD2672"/>
    <w:rsid w:val="00BD343A"/>
    <w:rsid w:val="00BF57B9"/>
    <w:rsid w:val="00C06D39"/>
    <w:rsid w:val="00C13B7F"/>
    <w:rsid w:val="00C20FA7"/>
    <w:rsid w:val="00C33553"/>
    <w:rsid w:val="00C45CE5"/>
    <w:rsid w:val="00C472AF"/>
    <w:rsid w:val="00C504A4"/>
    <w:rsid w:val="00C63CCA"/>
    <w:rsid w:val="00C70016"/>
    <w:rsid w:val="00C74632"/>
    <w:rsid w:val="00C756DE"/>
    <w:rsid w:val="00C75BEF"/>
    <w:rsid w:val="00C76ED9"/>
    <w:rsid w:val="00C82685"/>
    <w:rsid w:val="00C84B9D"/>
    <w:rsid w:val="00C86CCC"/>
    <w:rsid w:val="00C93AA0"/>
    <w:rsid w:val="00C96704"/>
    <w:rsid w:val="00C97866"/>
    <w:rsid w:val="00CA023F"/>
    <w:rsid w:val="00CA0E38"/>
    <w:rsid w:val="00CA289C"/>
    <w:rsid w:val="00CA462C"/>
    <w:rsid w:val="00CB1C1C"/>
    <w:rsid w:val="00CB3722"/>
    <w:rsid w:val="00CCFCC0"/>
    <w:rsid w:val="00CD24C5"/>
    <w:rsid w:val="00CF195B"/>
    <w:rsid w:val="00D202B4"/>
    <w:rsid w:val="00D212A1"/>
    <w:rsid w:val="00D25A6E"/>
    <w:rsid w:val="00D2764D"/>
    <w:rsid w:val="00D32CD6"/>
    <w:rsid w:val="00D33CAD"/>
    <w:rsid w:val="00D34009"/>
    <w:rsid w:val="00D40922"/>
    <w:rsid w:val="00D62349"/>
    <w:rsid w:val="00D636BC"/>
    <w:rsid w:val="00D75CC0"/>
    <w:rsid w:val="00D8375C"/>
    <w:rsid w:val="00D87648"/>
    <w:rsid w:val="00DB11C4"/>
    <w:rsid w:val="00DB693A"/>
    <w:rsid w:val="00DC0029"/>
    <w:rsid w:val="00DC1348"/>
    <w:rsid w:val="00DD67C0"/>
    <w:rsid w:val="00DD7C64"/>
    <w:rsid w:val="00DE5C81"/>
    <w:rsid w:val="00DF13E0"/>
    <w:rsid w:val="00DF5F15"/>
    <w:rsid w:val="00E208EA"/>
    <w:rsid w:val="00E215A2"/>
    <w:rsid w:val="00E247C9"/>
    <w:rsid w:val="00E27482"/>
    <w:rsid w:val="00E53167"/>
    <w:rsid w:val="00E61B5B"/>
    <w:rsid w:val="00E76D25"/>
    <w:rsid w:val="00E76DD6"/>
    <w:rsid w:val="00E82B54"/>
    <w:rsid w:val="00E86410"/>
    <w:rsid w:val="00E905E1"/>
    <w:rsid w:val="00E90A44"/>
    <w:rsid w:val="00E933FE"/>
    <w:rsid w:val="00E934D1"/>
    <w:rsid w:val="00E975D9"/>
    <w:rsid w:val="00EA766B"/>
    <w:rsid w:val="00EC2505"/>
    <w:rsid w:val="00EC69C2"/>
    <w:rsid w:val="00EC6F51"/>
    <w:rsid w:val="00ED0BCB"/>
    <w:rsid w:val="00ED3EB2"/>
    <w:rsid w:val="00F073E1"/>
    <w:rsid w:val="00F11DEA"/>
    <w:rsid w:val="00F425AC"/>
    <w:rsid w:val="00F57010"/>
    <w:rsid w:val="00F576AD"/>
    <w:rsid w:val="00F65637"/>
    <w:rsid w:val="00F7009A"/>
    <w:rsid w:val="00F74950"/>
    <w:rsid w:val="00F821DD"/>
    <w:rsid w:val="00FA29A9"/>
    <w:rsid w:val="00FBD6E6"/>
    <w:rsid w:val="00FC204D"/>
    <w:rsid w:val="00FC51C7"/>
    <w:rsid w:val="00FE0874"/>
    <w:rsid w:val="0139B038"/>
    <w:rsid w:val="013E2CBA"/>
    <w:rsid w:val="01418EDE"/>
    <w:rsid w:val="01703149"/>
    <w:rsid w:val="01806765"/>
    <w:rsid w:val="018ECC11"/>
    <w:rsid w:val="01A9B00E"/>
    <w:rsid w:val="01ABBA9E"/>
    <w:rsid w:val="020B073A"/>
    <w:rsid w:val="020E3CC8"/>
    <w:rsid w:val="021BA470"/>
    <w:rsid w:val="02281C47"/>
    <w:rsid w:val="024C2870"/>
    <w:rsid w:val="026DBCF7"/>
    <w:rsid w:val="02720F2B"/>
    <w:rsid w:val="02C05DAC"/>
    <w:rsid w:val="02CF5824"/>
    <w:rsid w:val="02DA710E"/>
    <w:rsid w:val="02EFBDCB"/>
    <w:rsid w:val="02FF1AA2"/>
    <w:rsid w:val="0316072C"/>
    <w:rsid w:val="0332F362"/>
    <w:rsid w:val="033BD327"/>
    <w:rsid w:val="03C0F332"/>
    <w:rsid w:val="03CB958D"/>
    <w:rsid w:val="03CDA708"/>
    <w:rsid w:val="03FDCE10"/>
    <w:rsid w:val="04242032"/>
    <w:rsid w:val="04265727"/>
    <w:rsid w:val="042BB115"/>
    <w:rsid w:val="044B0A86"/>
    <w:rsid w:val="04BE90A5"/>
    <w:rsid w:val="051AD3E4"/>
    <w:rsid w:val="052E034F"/>
    <w:rsid w:val="05331986"/>
    <w:rsid w:val="056ABDD5"/>
    <w:rsid w:val="05BC1F50"/>
    <w:rsid w:val="05C4A0D0"/>
    <w:rsid w:val="05CFBAA6"/>
    <w:rsid w:val="05ECB8F1"/>
    <w:rsid w:val="06231CE5"/>
    <w:rsid w:val="064E03FE"/>
    <w:rsid w:val="066430C5"/>
    <w:rsid w:val="0675AA15"/>
    <w:rsid w:val="06B24ECF"/>
    <w:rsid w:val="06B73213"/>
    <w:rsid w:val="06CDB665"/>
    <w:rsid w:val="06DDBF1C"/>
    <w:rsid w:val="06EB4947"/>
    <w:rsid w:val="06F62C20"/>
    <w:rsid w:val="07081536"/>
    <w:rsid w:val="070FF347"/>
    <w:rsid w:val="0715F156"/>
    <w:rsid w:val="07510AD8"/>
    <w:rsid w:val="0788C271"/>
    <w:rsid w:val="07D76EC0"/>
    <w:rsid w:val="07DC5982"/>
    <w:rsid w:val="0801F9A8"/>
    <w:rsid w:val="084E1F30"/>
    <w:rsid w:val="084F189E"/>
    <w:rsid w:val="088284EB"/>
    <w:rsid w:val="0899647B"/>
    <w:rsid w:val="08E1CB57"/>
    <w:rsid w:val="091A956D"/>
    <w:rsid w:val="09263108"/>
    <w:rsid w:val="09839B4D"/>
    <w:rsid w:val="09B9F712"/>
    <w:rsid w:val="0A002F89"/>
    <w:rsid w:val="0A01FDEF"/>
    <w:rsid w:val="0A165D77"/>
    <w:rsid w:val="0A8C9D0E"/>
    <w:rsid w:val="0A9134BC"/>
    <w:rsid w:val="0AA1BE3F"/>
    <w:rsid w:val="0ADEE401"/>
    <w:rsid w:val="0AF3CDD3"/>
    <w:rsid w:val="0B4CCB67"/>
    <w:rsid w:val="0B5A516B"/>
    <w:rsid w:val="0B85BFF2"/>
    <w:rsid w:val="0B9AA65E"/>
    <w:rsid w:val="0BC7596C"/>
    <w:rsid w:val="0BC9EF51"/>
    <w:rsid w:val="0BCB8AA4"/>
    <w:rsid w:val="0BD02843"/>
    <w:rsid w:val="0BD03DE1"/>
    <w:rsid w:val="0C4178F5"/>
    <w:rsid w:val="0CC451C6"/>
    <w:rsid w:val="0D012E19"/>
    <w:rsid w:val="0D2BBA54"/>
    <w:rsid w:val="0D446E7D"/>
    <w:rsid w:val="0D8199F0"/>
    <w:rsid w:val="0D999019"/>
    <w:rsid w:val="0DA03341"/>
    <w:rsid w:val="0DC48802"/>
    <w:rsid w:val="0DCAF155"/>
    <w:rsid w:val="0E0D64A6"/>
    <w:rsid w:val="0E3BE865"/>
    <w:rsid w:val="0E8E54C3"/>
    <w:rsid w:val="0EA2DEE1"/>
    <w:rsid w:val="0EE598D9"/>
    <w:rsid w:val="0F0F50BE"/>
    <w:rsid w:val="0F164F7D"/>
    <w:rsid w:val="0F4A207C"/>
    <w:rsid w:val="0F54553E"/>
    <w:rsid w:val="0F5F0621"/>
    <w:rsid w:val="0F60BD07"/>
    <w:rsid w:val="0F893DB9"/>
    <w:rsid w:val="0F8A4354"/>
    <w:rsid w:val="1001227F"/>
    <w:rsid w:val="100F8EC2"/>
    <w:rsid w:val="1022FC47"/>
    <w:rsid w:val="102439D1"/>
    <w:rsid w:val="102C1BE8"/>
    <w:rsid w:val="102E6364"/>
    <w:rsid w:val="108141BA"/>
    <w:rsid w:val="1081693A"/>
    <w:rsid w:val="1094C68B"/>
    <w:rsid w:val="109FEECC"/>
    <w:rsid w:val="10BFD464"/>
    <w:rsid w:val="10C7F395"/>
    <w:rsid w:val="10C9D167"/>
    <w:rsid w:val="10D48031"/>
    <w:rsid w:val="10DF044A"/>
    <w:rsid w:val="10EA5274"/>
    <w:rsid w:val="1105F2BE"/>
    <w:rsid w:val="111EAE81"/>
    <w:rsid w:val="1140A102"/>
    <w:rsid w:val="1141106A"/>
    <w:rsid w:val="11472C12"/>
    <w:rsid w:val="1181B44E"/>
    <w:rsid w:val="119AA88F"/>
    <w:rsid w:val="11A3FE50"/>
    <w:rsid w:val="11DD348A"/>
    <w:rsid w:val="120FAA96"/>
    <w:rsid w:val="1229CEA8"/>
    <w:rsid w:val="122FC243"/>
    <w:rsid w:val="124C7532"/>
    <w:rsid w:val="125BA4C5"/>
    <w:rsid w:val="126ED15F"/>
    <w:rsid w:val="129EA3D9"/>
    <w:rsid w:val="12B44F31"/>
    <w:rsid w:val="12C7C84A"/>
    <w:rsid w:val="12D59F47"/>
    <w:rsid w:val="12E5ED50"/>
    <w:rsid w:val="130F7211"/>
    <w:rsid w:val="1324D18E"/>
    <w:rsid w:val="13289041"/>
    <w:rsid w:val="13362DB5"/>
    <w:rsid w:val="1352E740"/>
    <w:rsid w:val="13595034"/>
    <w:rsid w:val="135AD8B7"/>
    <w:rsid w:val="137C0960"/>
    <w:rsid w:val="138C3E15"/>
    <w:rsid w:val="1390D1D7"/>
    <w:rsid w:val="1391ED26"/>
    <w:rsid w:val="1396933A"/>
    <w:rsid w:val="1397395D"/>
    <w:rsid w:val="13A1084B"/>
    <w:rsid w:val="13B95C44"/>
    <w:rsid w:val="1435452F"/>
    <w:rsid w:val="145088F1"/>
    <w:rsid w:val="14598A67"/>
    <w:rsid w:val="145E6F4D"/>
    <w:rsid w:val="146A769B"/>
    <w:rsid w:val="146B146A"/>
    <w:rsid w:val="14A610DC"/>
    <w:rsid w:val="14AEB759"/>
    <w:rsid w:val="14C5B857"/>
    <w:rsid w:val="14CF5A5D"/>
    <w:rsid w:val="15181048"/>
    <w:rsid w:val="151C40C0"/>
    <w:rsid w:val="1534A61F"/>
    <w:rsid w:val="154910F6"/>
    <w:rsid w:val="155D7B9F"/>
    <w:rsid w:val="156DF413"/>
    <w:rsid w:val="158F0136"/>
    <w:rsid w:val="15982759"/>
    <w:rsid w:val="15B6C854"/>
    <w:rsid w:val="15DD57E8"/>
    <w:rsid w:val="15EEA74D"/>
    <w:rsid w:val="16031245"/>
    <w:rsid w:val="1636B842"/>
    <w:rsid w:val="1663F592"/>
    <w:rsid w:val="1674EF4A"/>
    <w:rsid w:val="167F9A29"/>
    <w:rsid w:val="167FEA90"/>
    <w:rsid w:val="16A1EAB7"/>
    <w:rsid w:val="16A293B4"/>
    <w:rsid w:val="16BDD7E9"/>
    <w:rsid w:val="16DD9EE7"/>
    <w:rsid w:val="1707D2BE"/>
    <w:rsid w:val="170C4854"/>
    <w:rsid w:val="171EDB16"/>
    <w:rsid w:val="172F7AE4"/>
    <w:rsid w:val="17358F4C"/>
    <w:rsid w:val="173F9744"/>
    <w:rsid w:val="174A116D"/>
    <w:rsid w:val="176163D2"/>
    <w:rsid w:val="179B45C3"/>
    <w:rsid w:val="17CDA200"/>
    <w:rsid w:val="17D29866"/>
    <w:rsid w:val="17FC1B7B"/>
    <w:rsid w:val="1804D6AD"/>
    <w:rsid w:val="180A128C"/>
    <w:rsid w:val="1828869A"/>
    <w:rsid w:val="18560E9E"/>
    <w:rsid w:val="1869DC6A"/>
    <w:rsid w:val="1872D6B1"/>
    <w:rsid w:val="1878E48D"/>
    <w:rsid w:val="18919630"/>
    <w:rsid w:val="18A0DD91"/>
    <w:rsid w:val="18A2AE24"/>
    <w:rsid w:val="18B48732"/>
    <w:rsid w:val="18C51605"/>
    <w:rsid w:val="18D33FBF"/>
    <w:rsid w:val="18E4059A"/>
    <w:rsid w:val="18F5E7E1"/>
    <w:rsid w:val="18FE94FB"/>
    <w:rsid w:val="1925CF2B"/>
    <w:rsid w:val="199D2821"/>
    <w:rsid w:val="19BE6FC6"/>
    <w:rsid w:val="19E4DD3F"/>
    <w:rsid w:val="19FC9DAF"/>
    <w:rsid w:val="1A27647D"/>
    <w:rsid w:val="1A4C4CB6"/>
    <w:rsid w:val="1A5D1BA8"/>
    <w:rsid w:val="1A9957C2"/>
    <w:rsid w:val="1A9FC0DD"/>
    <w:rsid w:val="1AB0143B"/>
    <w:rsid w:val="1AE43546"/>
    <w:rsid w:val="1AF6E8AF"/>
    <w:rsid w:val="1B301EED"/>
    <w:rsid w:val="1B425038"/>
    <w:rsid w:val="1B9AF6E0"/>
    <w:rsid w:val="1BA126EB"/>
    <w:rsid w:val="1BD4CA08"/>
    <w:rsid w:val="1BEAC743"/>
    <w:rsid w:val="1BF8F15D"/>
    <w:rsid w:val="1C02354B"/>
    <w:rsid w:val="1C050C92"/>
    <w:rsid w:val="1C072093"/>
    <w:rsid w:val="1C091784"/>
    <w:rsid w:val="1C2CD814"/>
    <w:rsid w:val="1C5DF995"/>
    <w:rsid w:val="1CA55259"/>
    <w:rsid w:val="1CB2D9C1"/>
    <w:rsid w:val="1CD462BA"/>
    <w:rsid w:val="1CDAAF44"/>
    <w:rsid w:val="1CE5F793"/>
    <w:rsid w:val="1D14ECF2"/>
    <w:rsid w:val="1D178903"/>
    <w:rsid w:val="1D2E956A"/>
    <w:rsid w:val="1D43DF22"/>
    <w:rsid w:val="1D54E1FA"/>
    <w:rsid w:val="1D686870"/>
    <w:rsid w:val="1DACA76A"/>
    <w:rsid w:val="1DC90903"/>
    <w:rsid w:val="1DD91724"/>
    <w:rsid w:val="1DF3F12D"/>
    <w:rsid w:val="1DFC4724"/>
    <w:rsid w:val="1E113161"/>
    <w:rsid w:val="1E280788"/>
    <w:rsid w:val="1E418463"/>
    <w:rsid w:val="1E63E67B"/>
    <w:rsid w:val="1E88A063"/>
    <w:rsid w:val="1EA23243"/>
    <w:rsid w:val="1EA50390"/>
    <w:rsid w:val="1EBFB811"/>
    <w:rsid w:val="1EC2CD0B"/>
    <w:rsid w:val="1EE2BF6D"/>
    <w:rsid w:val="1F151DF2"/>
    <w:rsid w:val="1F3829D2"/>
    <w:rsid w:val="1F431BCE"/>
    <w:rsid w:val="1F453516"/>
    <w:rsid w:val="1F4E0BC7"/>
    <w:rsid w:val="1F5D13A5"/>
    <w:rsid w:val="1F9C0229"/>
    <w:rsid w:val="1F9EB792"/>
    <w:rsid w:val="1FE1D4D7"/>
    <w:rsid w:val="1FE3A90C"/>
    <w:rsid w:val="2039D223"/>
    <w:rsid w:val="20432F61"/>
    <w:rsid w:val="20525D03"/>
    <w:rsid w:val="20599C47"/>
    <w:rsid w:val="207B4CB9"/>
    <w:rsid w:val="207C0737"/>
    <w:rsid w:val="208BD84B"/>
    <w:rsid w:val="20A4F369"/>
    <w:rsid w:val="20C0B413"/>
    <w:rsid w:val="20CB4F59"/>
    <w:rsid w:val="20DA7F3C"/>
    <w:rsid w:val="20FBA717"/>
    <w:rsid w:val="21363EA9"/>
    <w:rsid w:val="21375079"/>
    <w:rsid w:val="21625A65"/>
    <w:rsid w:val="219A5994"/>
    <w:rsid w:val="21AD6572"/>
    <w:rsid w:val="21B4E945"/>
    <w:rsid w:val="22011A00"/>
    <w:rsid w:val="225AEDEE"/>
    <w:rsid w:val="227AFD87"/>
    <w:rsid w:val="22C474D3"/>
    <w:rsid w:val="23410CED"/>
    <w:rsid w:val="2351CF28"/>
    <w:rsid w:val="2377B1F1"/>
    <w:rsid w:val="23A40ECE"/>
    <w:rsid w:val="23BDA7DD"/>
    <w:rsid w:val="23CD7E06"/>
    <w:rsid w:val="23E8B62E"/>
    <w:rsid w:val="23E9E769"/>
    <w:rsid w:val="243CC05E"/>
    <w:rsid w:val="2440952C"/>
    <w:rsid w:val="245B67FC"/>
    <w:rsid w:val="246D535D"/>
    <w:rsid w:val="248A2AC1"/>
    <w:rsid w:val="24AD2262"/>
    <w:rsid w:val="24B2006F"/>
    <w:rsid w:val="24D6015C"/>
    <w:rsid w:val="24D72B80"/>
    <w:rsid w:val="24EF4608"/>
    <w:rsid w:val="24F87E77"/>
    <w:rsid w:val="25160FB9"/>
    <w:rsid w:val="258DC2AD"/>
    <w:rsid w:val="2592C475"/>
    <w:rsid w:val="25951786"/>
    <w:rsid w:val="25C00137"/>
    <w:rsid w:val="25C549D0"/>
    <w:rsid w:val="25C8F89E"/>
    <w:rsid w:val="260AAA0A"/>
    <w:rsid w:val="264063A0"/>
    <w:rsid w:val="2651ABC4"/>
    <w:rsid w:val="267143C8"/>
    <w:rsid w:val="26A51683"/>
    <w:rsid w:val="26AB2F6C"/>
    <w:rsid w:val="26B51B05"/>
    <w:rsid w:val="26C531F0"/>
    <w:rsid w:val="2707105B"/>
    <w:rsid w:val="271138F4"/>
    <w:rsid w:val="27239EA2"/>
    <w:rsid w:val="27982717"/>
    <w:rsid w:val="27BD3D22"/>
    <w:rsid w:val="280FBACA"/>
    <w:rsid w:val="28164430"/>
    <w:rsid w:val="281C0EE0"/>
    <w:rsid w:val="281C64F6"/>
    <w:rsid w:val="282E0651"/>
    <w:rsid w:val="288F01FF"/>
    <w:rsid w:val="288FE488"/>
    <w:rsid w:val="289B0591"/>
    <w:rsid w:val="289C18FF"/>
    <w:rsid w:val="289FADA1"/>
    <w:rsid w:val="28A1EDEE"/>
    <w:rsid w:val="28A5E8FA"/>
    <w:rsid w:val="28AA584F"/>
    <w:rsid w:val="28CC3CA2"/>
    <w:rsid w:val="28D4B3EA"/>
    <w:rsid w:val="28DD1E82"/>
    <w:rsid w:val="28FFBC02"/>
    <w:rsid w:val="29386562"/>
    <w:rsid w:val="293972D3"/>
    <w:rsid w:val="293DDE70"/>
    <w:rsid w:val="296CF0DA"/>
    <w:rsid w:val="297061FE"/>
    <w:rsid w:val="2978BD5C"/>
    <w:rsid w:val="298ACC38"/>
    <w:rsid w:val="298E49D1"/>
    <w:rsid w:val="29EAE9AF"/>
    <w:rsid w:val="2A09D4BE"/>
    <w:rsid w:val="2A10A3C5"/>
    <w:rsid w:val="2A130EAE"/>
    <w:rsid w:val="2A26A274"/>
    <w:rsid w:val="2A2D9262"/>
    <w:rsid w:val="2A432555"/>
    <w:rsid w:val="2A8FF4A9"/>
    <w:rsid w:val="2AB783B4"/>
    <w:rsid w:val="2AC37119"/>
    <w:rsid w:val="2ACDBA0F"/>
    <w:rsid w:val="2ADEC57B"/>
    <w:rsid w:val="2B0D00C0"/>
    <w:rsid w:val="2B36B1F1"/>
    <w:rsid w:val="2B3CC109"/>
    <w:rsid w:val="2B682286"/>
    <w:rsid w:val="2B6E0FEE"/>
    <w:rsid w:val="2B883C35"/>
    <w:rsid w:val="2BA44CEF"/>
    <w:rsid w:val="2BC8E92A"/>
    <w:rsid w:val="2CC3E7A2"/>
    <w:rsid w:val="2CF8EC13"/>
    <w:rsid w:val="2D13279E"/>
    <w:rsid w:val="2D1C2815"/>
    <w:rsid w:val="2D4423A0"/>
    <w:rsid w:val="2D95BF00"/>
    <w:rsid w:val="2DAAD8F7"/>
    <w:rsid w:val="2DB73A92"/>
    <w:rsid w:val="2DCAA8BD"/>
    <w:rsid w:val="2DDCD028"/>
    <w:rsid w:val="2DF16CEA"/>
    <w:rsid w:val="2E0506C4"/>
    <w:rsid w:val="2E42E4C3"/>
    <w:rsid w:val="2EC4F209"/>
    <w:rsid w:val="2EC8DFC3"/>
    <w:rsid w:val="2EE1B31E"/>
    <w:rsid w:val="2F0EB6B3"/>
    <w:rsid w:val="2F457591"/>
    <w:rsid w:val="2F671C80"/>
    <w:rsid w:val="2FBD36C0"/>
    <w:rsid w:val="2FEF0672"/>
    <w:rsid w:val="30068D3F"/>
    <w:rsid w:val="30337F08"/>
    <w:rsid w:val="306CCA2A"/>
    <w:rsid w:val="3095B925"/>
    <w:rsid w:val="309F73C0"/>
    <w:rsid w:val="30AC6893"/>
    <w:rsid w:val="30CF8F8F"/>
    <w:rsid w:val="30E5E4B3"/>
    <w:rsid w:val="311077E6"/>
    <w:rsid w:val="31153D3E"/>
    <w:rsid w:val="311CA512"/>
    <w:rsid w:val="31B4032A"/>
    <w:rsid w:val="31EC48C1"/>
    <w:rsid w:val="31F0CE7C"/>
    <w:rsid w:val="31F2CB3A"/>
    <w:rsid w:val="320D67C6"/>
    <w:rsid w:val="3223D600"/>
    <w:rsid w:val="324606A7"/>
    <w:rsid w:val="3262AEE7"/>
    <w:rsid w:val="328D2DFF"/>
    <w:rsid w:val="32974C4F"/>
    <w:rsid w:val="329AFB63"/>
    <w:rsid w:val="32A26515"/>
    <w:rsid w:val="32A7B660"/>
    <w:rsid w:val="32BF9290"/>
    <w:rsid w:val="32CE3B28"/>
    <w:rsid w:val="32D75B3A"/>
    <w:rsid w:val="32EBF8E5"/>
    <w:rsid w:val="32FD8705"/>
    <w:rsid w:val="32FFC676"/>
    <w:rsid w:val="332C88FC"/>
    <w:rsid w:val="3334B2FF"/>
    <w:rsid w:val="33461F01"/>
    <w:rsid w:val="33555FE1"/>
    <w:rsid w:val="335EC4EB"/>
    <w:rsid w:val="337CA127"/>
    <w:rsid w:val="3380B829"/>
    <w:rsid w:val="3391003B"/>
    <w:rsid w:val="34121CA2"/>
    <w:rsid w:val="341F62CE"/>
    <w:rsid w:val="3431DC71"/>
    <w:rsid w:val="344E696C"/>
    <w:rsid w:val="345D3D28"/>
    <w:rsid w:val="34671407"/>
    <w:rsid w:val="347CE7C5"/>
    <w:rsid w:val="3496DE85"/>
    <w:rsid w:val="34ACD4D5"/>
    <w:rsid w:val="34AE83E0"/>
    <w:rsid w:val="34E13EE3"/>
    <w:rsid w:val="34E50380"/>
    <w:rsid w:val="3503D4D8"/>
    <w:rsid w:val="35265F66"/>
    <w:rsid w:val="3536B7DC"/>
    <w:rsid w:val="357897F1"/>
    <w:rsid w:val="357DBA5C"/>
    <w:rsid w:val="35E40916"/>
    <w:rsid w:val="360A7904"/>
    <w:rsid w:val="361D1F86"/>
    <w:rsid w:val="366059A1"/>
    <w:rsid w:val="366CBCBF"/>
    <w:rsid w:val="369141BF"/>
    <w:rsid w:val="36B3F80A"/>
    <w:rsid w:val="37274755"/>
    <w:rsid w:val="3748984A"/>
    <w:rsid w:val="374CD305"/>
    <w:rsid w:val="3759133C"/>
    <w:rsid w:val="37593A17"/>
    <w:rsid w:val="37677445"/>
    <w:rsid w:val="37B07888"/>
    <w:rsid w:val="37CFA7E3"/>
    <w:rsid w:val="380CD192"/>
    <w:rsid w:val="3837A01B"/>
    <w:rsid w:val="38442EF2"/>
    <w:rsid w:val="38589360"/>
    <w:rsid w:val="385B0630"/>
    <w:rsid w:val="389A2690"/>
    <w:rsid w:val="38A56612"/>
    <w:rsid w:val="38AABE0F"/>
    <w:rsid w:val="38FF29A6"/>
    <w:rsid w:val="392965AD"/>
    <w:rsid w:val="393542DE"/>
    <w:rsid w:val="39406FE2"/>
    <w:rsid w:val="3950A033"/>
    <w:rsid w:val="3958DCC2"/>
    <w:rsid w:val="396B0FBC"/>
    <w:rsid w:val="39C5199F"/>
    <w:rsid w:val="39D2C3A2"/>
    <w:rsid w:val="39D9B5F9"/>
    <w:rsid w:val="39DD7CCF"/>
    <w:rsid w:val="3A140FFF"/>
    <w:rsid w:val="3A3B768A"/>
    <w:rsid w:val="3A4B48E1"/>
    <w:rsid w:val="3A8F377F"/>
    <w:rsid w:val="3A98AEB6"/>
    <w:rsid w:val="3A9AA459"/>
    <w:rsid w:val="3A9D043F"/>
    <w:rsid w:val="3AB154A7"/>
    <w:rsid w:val="3AE3D8EE"/>
    <w:rsid w:val="3B0EE30B"/>
    <w:rsid w:val="3B38CFC6"/>
    <w:rsid w:val="3BA7D69C"/>
    <w:rsid w:val="3BD998F8"/>
    <w:rsid w:val="3BE170FB"/>
    <w:rsid w:val="3BE40AC3"/>
    <w:rsid w:val="3C1823CA"/>
    <w:rsid w:val="3C5BE4B7"/>
    <w:rsid w:val="3C666AE3"/>
    <w:rsid w:val="3C682C33"/>
    <w:rsid w:val="3C7B5F51"/>
    <w:rsid w:val="3CA96F2E"/>
    <w:rsid w:val="3CB4065D"/>
    <w:rsid w:val="3CC6C94F"/>
    <w:rsid w:val="3CE1B2AF"/>
    <w:rsid w:val="3CE6DCFF"/>
    <w:rsid w:val="3D0F1979"/>
    <w:rsid w:val="3D16EFEB"/>
    <w:rsid w:val="3D479E3C"/>
    <w:rsid w:val="3D4EC69B"/>
    <w:rsid w:val="3D546B07"/>
    <w:rsid w:val="3D5F99E4"/>
    <w:rsid w:val="3D7E5D96"/>
    <w:rsid w:val="3D99CD04"/>
    <w:rsid w:val="3DC658E8"/>
    <w:rsid w:val="3DCF99CB"/>
    <w:rsid w:val="3DE559FB"/>
    <w:rsid w:val="3E210E9C"/>
    <w:rsid w:val="3E25241B"/>
    <w:rsid w:val="3E33764A"/>
    <w:rsid w:val="3E3F3D0C"/>
    <w:rsid w:val="3E707E77"/>
    <w:rsid w:val="3E7A9047"/>
    <w:rsid w:val="3E8D8F74"/>
    <w:rsid w:val="3E9BC43F"/>
    <w:rsid w:val="3EAC279F"/>
    <w:rsid w:val="3EB75F2A"/>
    <w:rsid w:val="3EB8BBD8"/>
    <w:rsid w:val="3ECB2A86"/>
    <w:rsid w:val="3EE7D74B"/>
    <w:rsid w:val="3EF35A4F"/>
    <w:rsid w:val="3F0B59FA"/>
    <w:rsid w:val="3F0C5B7B"/>
    <w:rsid w:val="3F1B55FC"/>
    <w:rsid w:val="3F4330E1"/>
    <w:rsid w:val="3F772082"/>
    <w:rsid w:val="3FA457FB"/>
    <w:rsid w:val="3FC7CB6B"/>
    <w:rsid w:val="3FDFA9A3"/>
    <w:rsid w:val="3FE63B05"/>
    <w:rsid w:val="4018876A"/>
    <w:rsid w:val="40863C89"/>
    <w:rsid w:val="40881176"/>
    <w:rsid w:val="41018342"/>
    <w:rsid w:val="4103A7B8"/>
    <w:rsid w:val="411404DA"/>
    <w:rsid w:val="411BA48D"/>
    <w:rsid w:val="411F87D5"/>
    <w:rsid w:val="413D4649"/>
    <w:rsid w:val="414F74F4"/>
    <w:rsid w:val="418CC061"/>
    <w:rsid w:val="419C414A"/>
    <w:rsid w:val="41D1E65A"/>
    <w:rsid w:val="41F0A11E"/>
    <w:rsid w:val="41F106AA"/>
    <w:rsid w:val="41FAFE8C"/>
    <w:rsid w:val="42092A16"/>
    <w:rsid w:val="422C1748"/>
    <w:rsid w:val="426E7FE5"/>
    <w:rsid w:val="427B1892"/>
    <w:rsid w:val="4289704F"/>
    <w:rsid w:val="429A7469"/>
    <w:rsid w:val="42AC7E79"/>
    <w:rsid w:val="42CB8304"/>
    <w:rsid w:val="42E74DE1"/>
    <w:rsid w:val="430B5487"/>
    <w:rsid w:val="431378ED"/>
    <w:rsid w:val="4337AE5E"/>
    <w:rsid w:val="43833A0B"/>
    <w:rsid w:val="43BB9595"/>
    <w:rsid w:val="43EDE0E3"/>
    <w:rsid w:val="4400C72C"/>
    <w:rsid w:val="4406ED28"/>
    <w:rsid w:val="440809A3"/>
    <w:rsid w:val="44093CD7"/>
    <w:rsid w:val="4472EC5D"/>
    <w:rsid w:val="4477FDE0"/>
    <w:rsid w:val="447C0F99"/>
    <w:rsid w:val="44B3E183"/>
    <w:rsid w:val="45107272"/>
    <w:rsid w:val="453D6756"/>
    <w:rsid w:val="456A7047"/>
    <w:rsid w:val="45931609"/>
    <w:rsid w:val="459D5BA3"/>
    <w:rsid w:val="459ECD38"/>
    <w:rsid w:val="45A6C009"/>
    <w:rsid w:val="45F952A5"/>
    <w:rsid w:val="45FE7D3F"/>
    <w:rsid w:val="4610084A"/>
    <w:rsid w:val="461380FB"/>
    <w:rsid w:val="4622A5A1"/>
    <w:rsid w:val="463644F9"/>
    <w:rsid w:val="463E8C71"/>
    <w:rsid w:val="4666C200"/>
    <w:rsid w:val="466D8E9E"/>
    <w:rsid w:val="4670F8E2"/>
    <w:rsid w:val="46ED247E"/>
    <w:rsid w:val="4704B043"/>
    <w:rsid w:val="470F3B95"/>
    <w:rsid w:val="471F107D"/>
    <w:rsid w:val="47562DD7"/>
    <w:rsid w:val="47A91944"/>
    <w:rsid w:val="47DE8104"/>
    <w:rsid w:val="47FDA1B3"/>
    <w:rsid w:val="4803831A"/>
    <w:rsid w:val="4807719A"/>
    <w:rsid w:val="483DB8E5"/>
    <w:rsid w:val="48593EDD"/>
    <w:rsid w:val="486DA53A"/>
    <w:rsid w:val="4892846C"/>
    <w:rsid w:val="48C94856"/>
    <w:rsid w:val="48EDCB7A"/>
    <w:rsid w:val="48F14F21"/>
    <w:rsid w:val="4902B274"/>
    <w:rsid w:val="492DE718"/>
    <w:rsid w:val="499B6700"/>
    <w:rsid w:val="49C319FF"/>
    <w:rsid w:val="49CA07ED"/>
    <w:rsid w:val="49CD5AAD"/>
    <w:rsid w:val="49DB3988"/>
    <w:rsid w:val="49DF9103"/>
    <w:rsid w:val="49EBCCBF"/>
    <w:rsid w:val="4A2897C7"/>
    <w:rsid w:val="4A294210"/>
    <w:rsid w:val="4A299B02"/>
    <w:rsid w:val="4A322C17"/>
    <w:rsid w:val="4A3451D1"/>
    <w:rsid w:val="4A6292B5"/>
    <w:rsid w:val="4A9CB397"/>
    <w:rsid w:val="4AA349AE"/>
    <w:rsid w:val="4AA8BE7B"/>
    <w:rsid w:val="4AC6EA3F"/>
    <w:rsid w:val="4B5247AE"/>
    <w:rsid w:val="4B5F4397"/>
    <w:rsid w:val="4B66C532"/>
    <w:rsid w:val="4B76737D"/>
    <w:rsid w:val="4B7E824A"/>
    <w:rsid w:val="4B7F886E"/>
    <w:rsid w:val="4B8A4863"/>
    <w:rsid w:val="4B97DEF6"/>
    <w:rsid w:val="4BF9A8A7"/>
    <w:rsid w:val="4C0DCD3A"/>
    <w:rsid w:val="4C19B3B3"/>
    <w:rsid w:val="4C903A4E"/>
    <w:rsid w:val="4CBCDB27"/>
    <w:rsid w:val="4CCA9D52"/>
    <w:rsid w:val="4CCD6212"/>
    <w:rsid w:val="4D01EFE6"/>
    <w:rsid w:val="4D1C9780"/>
    <w:rsid w:val="4D204133"/>
    <w:rsid w:val="4D511008"/>
    <w:rsid w:val="4D6ADE2B"/>
    <w:rsid w:val="4D6C588B"/>
    <w:rsid w:val="4D6E238B"/>
    <w:rsid w:val="4D751C1F"/>
    <w:rsid w:val="4DBA914A"/>
    <w:rsid w:val="4DC4801F"/>
    <w:rsid w:val="4DF2A929"/>
    <w:rsid w:val="4E1421C8"/>
    <w:rsid w:val="4E4C6C75"/>
    <w:rsid w:val="4E757E9A"/>
    <w:rsid w:val="4E98027E"/>
    <w:rsid w:val="4EA1D0B7"/>
    <w:rsid w:val="4ECFCB9D"/>
    <w:rsid w:val="4ED67110"/>
    <w:rsid w:val="4EDB310E"/>
    <w:rsid w:val="4F033B76"/>
    <w:rsid w:val="4F1BD30F"/>
    <w:rsid w:val="4F71F675"/>
    <w:rsid w:val="4FA92527"/>
    <w:rsid w:val="4FB7A456"/>
    <w:rsid w:val="4FF283F2"/>
    <w:rsid w:val="501A20A3"/>
    <w:rsid w:val="5025A98E"/>
    <w:rsid w:val="505D2B1C"/>
    <w:rsid w:val="5061D7CF"/>
    <w:rsid w:val="5080D25E"/>
    <w:rsid w:val="50AE76A5"/>
    <w:rsid w:val="50CF32E0"/>
    <w:rsid w:val="50D34EBB"/>
    <w:rsid w:val="510B569A"/>
    <w:rsid w:val="511ED183"/>
    <w:rsid w:val="51644E9F"/>
    <w:rsid w:val="516702AC"/>
    <w:rsid w:val="51D778E0"/>
    <w:rsid w:val="51D8228D"/>
    <w:rsid w:val="51F0BB1A"/>
    <w:rsid w:val="51F28DFB"/>
    <w:rsid w:val="51F570F8"/>
    <w:rsid w:val="52013265"/>
    <w:rsid w:val="5239ACA9"/>
    <w:rsid w:val="52418743"/>
    <w:rsid w:val="52424748"/>
    <w:rsid w:val="52481B3C"/>
    <w:rsid w:val="528BBB0D"/>
    <w:rsid w:val="52BE6227"/>
    <w:rsid w:val="52C243A9"/>
    <w:rsid w:val="52EA8399"/>
    <w:rsid w:val="530C4BC7"/>
    <w:rsid w:val="533ABB66"/>
    <w:rsid w:val="5375CE12"/>
    <w:rsid w:val="538C42EA"/>
    <w:rsid w:val="53A3DF1C"/>
    <w:rsid w:val="53D9A031"/>
    <w:rsid w:val="53F66E1F"/>
    <w:rsid w:val="5448AFA4"/>
    <w:rsid w:val="54588A14"/>
    <w:rsid w:val="5471569F"/>
    <w:rsid w:val="547DE161"/>
    <w:rsid w:val="5488D990"/>
    <w:rsid w:val="548D0BE4"/>
    <w:rsid w:val="5491EB8F"/>
    <w:rsid w:val="549B5BAC"/>
    <w:rsid w:val="549D530D"/>
    <w:rsid w:val="54A89571"/>
    <w:rsid w:val="54A8A991"/>
    <w:rsid w:val="54D7DA5A"/>
    <w:rsid w:val="54DFF61B"/>
    <w:rsid w:val="54F44930"/>
    <w:rsid w:val="550F19A2"/>
    <w:rsid w:val="55384C41"/>
    <w:rsid w:val="5546F120"/>
    <w:rsid w:val="5566A474"/>
    <w:rsid w:val="55827305"/>
    <w:rsid w:val="55A9A464"/>
    <w:rsid w:val="55FB4F65"/>
    <w:rsid w:val="5610ACC2"/>
    <w:rsid w:val="5611A378"/>
    <w:rsid w:val="561AFF5F"/>
    <w:rsid w:val="561B743F"/>
    <w:rsid w:val="5643280B"/>
    <w:rsid w:val="565063C8"/>
    <w:rsid w:val="566937F1"/>
    <w:rsid w:val="56CD6AA5"/>
    <w:rsid w:val="571929C2"/>
    <w:rsid w:val="5728D557"/>
    <w:rsid w:val="573544DC"/>
    <w:rsid w:val="577E0C0B"/>
    <w:rsid w:val="579987B4"/>
    <w:rsid w:val="57D7BA35"/>
    <w:rsid w:val="57EB1178"/>
    <w:rsid w:val="57F01164"/>
    <w:rsid w:val="57F48515"/>
    <w:rsid w:val="58133BB0"/>
    <w:rsid w:val="583BB3CB"/>
    <w:rsid w:val="583F7EAE"/>
    <w:rsid w:val="58721AEE"/>
    <w:rsid w:val="587EC224"/>
    <w:rsid w:val="58D557A7"/>
    <w:rsid w:val="58E09D8F"/>
    <w:rsid w:val="58F804F3"/>
    <w:rsid w:val="593B2031"/>
    <w:rsid w:val="599DB847"/>
    <w:rsid w:val="59A7CF68"/>
    <w:rsid w:val="59CF9AF3"/>
    <w:rsid w:val="59DD151A"/>
    <w:rsid w:val="5A1E8FDB"/>
    <w:rsid w:val="5A338E5B"/>
    <w:rsid w:val="5A4422DD"/>
    <w:rsid w:val="5A464E50"/>
    <w:rsid w:val="5A5B8ABD"/>
    <w:rsid w:val="5AB7F415"/>
    <w:rsid w:val="5AC9869E"/>
    <w:rsid w:val="5AE6438C"/>
    <w:rsid w:val="5AEA3A76"/>
    <w:rsid w:val="5AFC344A"/>
    <w:rsid w:val="5B0D5357"/>
    <w:rsid w:val="5B125B35"/>
    <w:rsid w:val="5B147727"/>
    <w:rsid w:val="5B1FC320"/>
    <w:rsid w:val="5B26FF46"/>
    <w:rsid w:val="5B37E2CD"/>
    <w:rsid w:val="5B702764"/>
    <w:rsid w:val="5B80F70D"/>
    <w:rsid w:val="5B869592"/>
    <w:rsid w:val="5B90A5C7"/>
    <w:rsid w:val="5B95333B"/>
    <w:rsid w:val="5BC40B95"/>
    <w:rsid w:val="5BDFDA42"/>
    <w:rsid w:val="5C46B7D9"/>
    <w:rsid w:val="5C47FEDA"/>
    <w:rsid w:val="5C5FAF56"/>
    <w:rsid w:val="5CAA738D"/>
    <w:rsid w:val="5CB706C9"/>
    <w:rsid w:val="5CD6706D"/>
    <w:rsid w:val="5CF793E3"/>
    <w:rsid w:val="5D09BBAD"/>
    <w:rsid w:val="5D1C2A6C"/>
    <w:rsid w:val="5D3E2147"/>
    <w:rsid w:val="5DCFABEA"/>
    <w:rsid w:val="5DF33C84"/>
    <w:rsid w:val="5E02E88E"/>
    <w:rsid w:val="5E032A2F"/>
    <w:rsid w:val="5E058B88"/>
    <w:rsid w:val="5E358DBD"/>
    <w:rsid w:val="5E3979EF"/>
    <w:rsid w:val="5E495BE0"/>
    <w:rsid w:val="5E7C5CD9"/>
    <w:rsid w:val="5F2F39BB"/>
    <w:rsid w:val="5F49FF95"/>
    <w:rsid w:val="5F55537D"/>
    <w:rsid w:val="5F86DC05"/>
    <w:rsid w:val="5F9137EE"/>
    <w:rsid w:val="5F9C39F4"/>
    <w:rsid w:val="5FC293FA"/>
    <w:rsid w:val="5FC57570"/>
    <w:rsid w:val="5FCADEDD"/>
    <w:rsid w:val="5FDB9EEA"/>
    <w:rsid w:val="6023FA2E"/>
    <w:rsid w:val="602A2766"/>
    <w:rsid w:val="604D14A8"/>
    <w:rsid w:val="605D20C5"/>
    <w:rsid w:val="60979897"/>
    <w:rsid w:val="60A48A1E"/>
    <w:rsid w:val="60ABB67C"/>
    <w:rsid w:val="60C26094"/>
    <w:rsid w:val="60D70F50"/>
    <w:rsid w:val="60EA6600"/>
    <w:rsid w:val="60F123DE"/>
    <w:rsid w:val="60F4FF2B"/>
    <w:rsid w:val="60F94352"/>
    <w:rsid w:val="610FBA4E"/>
    <w:rsid w:val="613BB1D9"/>
    <w:rsid w:val="61458F3C"/>
    <w:rsid w:val="616918CF"/>
    <w:rsid w:val="616FC7C0"/>
    <w:rsid w:val="61AEB0CB"/>
    <w:rsid w:val="61BC0870"/>
    <w:rsid w:val="61C1B4F4"/>
    <w:rsid w:val="61E68520"/>
    <w:rsid w:val="62248968"/>
    <w:rsid w:val="622BA4BF"/>
    <w:rsid w:val="62416FFB"/>
    <w:rsid w:val="624B2876"/>
    <w:rsid w:val="628E39B9"/>
    <w:rsid w:val="62991333"/>
    <w:rsid w:val="62BBAA45"/>
    <w:rsid w:val="62CB94AE"/>
    <w:rsid w:val="62E1EDF5"/>
    <w:rsid w:val="62F3A761"/>
    <w:rsid w:val="630D7D3F"/>
    <w:rsid w:val="6329F109"/>
    <w:rsid w:val="63800182"/>
    <w:rsid w:val="63931FFE"/>
    <w:rsid w:val="63979420"/>
    <w:rsid w:val="63A136C2"/>
    <w:rsid w:val="63AA3C21"/>
    <w:rsid w:val="63CB1175"/>
    <w:rsid w:val="63DDCAD1"/>
    <w:rsid w:val="63DFB121"/>
    <w:rsid w:val="63E158CC"/>
    <w:rsid w:val="63E41D8D"/>
    <w:rsid w:val="643E32C4"/>
    <w:rsid w:val="64442138"/>
    <w:rsid w:val="644C766C"/>
    <w:rsid w:val="6464B0F4"/>
    <w:rsid w:val="647789BE"/>
    <w:rsid w:val="6486061B"/>
    <w:rsid w:val="64B46900"/>
    <w:rsid w:val="64ECE7F7"/>
    <w:rsid w:val="651A8D57"/>
    <w:rsid w:val="651BEC96"/>
    <w:rsid w:val="65975710"/>
    <w:rsid w:val="65BC8BA6"/>
    <w:rsid w:val="65C54CD6"/>
    <w:rsid w:val="65D313AB"/>
    <w:rsid w:val="65D4D138"/>
    <w:rsid w:val="65DC1356"/>
    <w:rsid w:val="65E4693B"/>
    <w:rsid w:val="65E84437"/>
    <w:rsid w:val="65F3E0D9"/>
    <w:rsid w:val="66295D57"/>
    <w:rsid w:val="66322992"/>
    <w:rsid w:val="6667080A"/>
    <w:rsid w:val="66731082"/>
    <w:rsid w:val="66821DA3"/>
    <w:rsid w:val="66923F0D"/>
    <w:rsid w:val="66C9B7A0"/>
    <w:rsid w:val="66F4C7C3"/>
    <w:rsid w:val="66FBB68B"/>
    <w:rsid w:val="6702797B"/>
    <w:rsid w:val="670ACD11"/>
    <w:rsid w:val="67103996"/>
    <w:rsid w:val="671419F7"/>
    <w:rsid w:val="671B9FE9"/>
    <w:rsid w:val="6782C899"/>
    <w:rsid w:val="679A7B93"/>
    <w:rsid w:val="679BB4F0"/>
    <w:rsid w:val="67C1C2D1"/>
    <w:rsid w:val="67C330B9"/>
    <w:rsid w:val="67D13F28"/>
    <w:rsid w:val="67E20C20"/>
    <w:rsid w:val="68003089"/>
    <w:rsid w:val="68443315"/>
    <w:rsid w:val="684A0BA7"/>
    <w:rsid w:val="68658854"/>
    <w:rsid w:val="6865A002"/>
    <w:rsid w:val="689144DE"/>
    <w:rsid w:val="68AAEBD8"/>
    <w:rsid w:val="68BB1334"/>
    <w:rsid w:val="68DE516A"/>
    <w:rsid w:val="690331A7"/>
    <w:rsid w:val="690BDBFC"/>
    <w:rsid w:val="691F1B97"/>
    <w:rsid w:val="691F2791"/>
    <w:rsid w:val="692AAF77"/>
    <w:rsid w:val="69B5247B"/>
    <w:rsid w:val="69CEC87E"/>
    <w:rsid w:val="69D5159E"/>
    <w:rsid w:val="69E60ACA"/>
    <w:rsid w:val="69F07C72"/>
    <w:rsid w:val="69F6D2A9"/>
    <w:rsid w:val="69FAD83D"/>
    <w:rsid w:val="6A12158D"/>
    <w:rsid w:val="6A223691"/>
    <w:rsid w:val="6A672CA6"/>
    <w:rsid w:val="6A6BA6C2"/>
    <w:rsid w:val="6A980624"/>
    <w:rsid w:val="6AB33AFB"/>
    <w:rsid w:val="6AB9E5D9"/>
    <w:rsid w:val="6AC8609E"/>
    <w:rsid w:val="6ACF63FB"/>
    <w:rsid w:val="6ADC3DA6"/>
    <w:rsid w:val="6AFE03C3"/>
    <w:rsid w:val="6AFEA875"/>
    <w:rsid w:val="6AFF5C84"/>
    <w:rsid w:val="6B03358E"/>
    <w:rsid w:val="6B2CAAA7"/>
    <w:rsid w:val="6B7750BE"/>
    <w:rsid w:val="6B855485"/>
    <w:rsid w:val="6BABAC91"/>
    <w:rsid w:val="6BB2B8AD"/>
    <w:rsid w:val="6C0A2AAD"/>
    <w:rsid w:val="6C14A8DD"/>
    <w:rsid w:val="6C1608EA"/>
    <w:rsid w:val="6C1699EB"/>
    <w:rsid w:val="6C19B7DE"/>
    <w:rsid w:val="6C22CD54"/>
    <w:rsid w:val="6C25E572"/>
    <w:rsid w:val="6C3BC797"/>
    <w:rsid w:val="6C46ACB9"/>
    <w:rsid w:val="6C61ECCE"/>
    <w:rsid w:val="6C638D13"/>
    <w:rsid w:val="6C6F6F17"/>
    <w:rsid w:val="6C7F2773"/>
    <w:rsid w:val="6C7F696D"/>
    <w:rsid w:val="6C9404EF"/>
    <w:rsid w:val="6C94C609"/>
    <w:rsid w:val="6C97860E"/>
    <w:rsid w:val="6CD84A21"/>
    <w:rsid w:val="6CFD9575"/>
    <w:rsid w:val="6D0A1595"/>
    <w:rsid w:val="6D17E6BB"/>
    <w:rsid w:val="6D4E5E7F"/>
    <w:rsid w:val="6DACD81F"/>
    <w:rsid w:val="6DD748BC"/>
    <w:rsid w:val="6DE7611D"/>
    <w:rsid w:val="6DF92289"/>
    <w:rsid w:val="6E0BA076"/>
    <w:rsid w:val="6E5673AA"/>
    <w:rsid w:val="6E654C14"/>
    <w:rsid w:val="6E85253C"/>
    <w:rsid w:val="6E895028"/>
    <w:rsid w:val="6E95CC75"/>
    <w:rsid w:val="6ECE5E92"/>
    <w:rsid w:val="6EF20A13"/>
    <w:rsid w:val="6F0C9515"/>
    <w:rsid w:val="6F0E9C76"/>
    <w:rsid w:val="6F1AFBC5"/>
    <w:rsid w:val="6F3E3EFE"/>
    <w:rsid w:val="6F47C4B9"/>
    <w:rsid w:val="6FABAAEB"/>
    <w:rsid w:val="6FE9B8F0"/>
    <w:rsid w:val="7004281A"/>
    <w:rsid w:val="7059F5A8"/>
    <w:rsid w:val="70B8A875"/>
    <w:rsid w:val="714F0D91"/>
    <w:rsid w:val="7154F5E0"/>
    <w:rsid w:val="71901728"/>
    <w:rsid w:val="7196760A"/>
    <w:rsid w:val="7196AF98"/>
    <w:rsid w:val="71C5BB65"/>
    <w:rsid w:val="71E0847B"/>
    <w:rsid w:val="71FBB177"/>
    <w:rsid w:val="722D08DC"/>
    <w:rsid w:val="72ADE015"/>
    <w:rsid w:val="72BA644C"/>
    <w:rsid w:val="72C9CBB3"/>
    <w:rsid w:val="7301993C"/>
    <w:rsid w:val="73147373"/>
    <w:rsid w:val="7315CB08"/>
    <w:rsid w:val="732DA6E6"/>
    <w:rsid w:val="734E1B9B"/>
    <w:rsid w:val="736416AB"/>
    <w:rsid w:val="7379E6E0"/>
    <w:rsid w:val="73C06748"/>
    <w:rsid w:val="73C0D36D"/>
    <w:rsid w:val="73C23413"/>
    <w:rsid w:val="73DDA5D9"/>
    <w:rsid w:val="73EB658F"/>
    <w:rsid w:val="74010F02"/>
    <w:rsid w:val="740A0D0E"/>
    <w:rsid w:val="7414CC29"/>
    <w:rsid w:val="742A4C8E"/>
    <w:rsid w:val="74456EF8"/>
    <w:rsid w:val="746A5B18"/>
    <w:rsid w:val="746EF69F"/>
    <w:rsid w:val="748185C0"/>
    <w:rsid w:val="7491619A"/>
    <w:rsid w:val="7491792E"/>
    <w:rsid w:val="749F9D8E"/>
    <w:rsid w:val="74F68330"/>
    <w:rsid w:val="7526C1C8"/>
    <w:rsid w:val="752FA31E"/>
    <w:rsid w:val="753666A6"/>
    <w:rsid w:val="7547B0F8"/>
    <w:rsid w:val="7558EBEF"/>
    <w:rsid w:val="759A832A"/>
    <w:rsid w:val="759C76AE"/>
    <w:rsid w:val="75C0EFFB"/>
    <w:rsid w:val="76559895"/>
    <w:rsid w:val="766383BD"/>
    <w:rsid w:val="7677A514"/>
    <w:rsid w:val="767B6838"/>
    <w:rsid w:val="7685A224"/>
    <w:rsid w:val="76B55361"/>
    <w:rsid w:val="76B94527"/>
    <w:rsid w:val="76CBF500"/>
    <w:rsid w:val="76F27E9D"/>
    <w:rsid w:val="770013D4"/>
    <w:rsid w:val="771A4B25"/>
    <w:rsid w:val="772CD66C"/>
    <w:rsid w:val="77A271E6"/>
    <w:rsid w:val="77CD97AB"/>
    <w:rsid w:val="77FCAB59"/>
    <w:rsid w:val="782199BE"/>
    <w:rsid w:val="782CD888"/>
    <w:rsid w:val="78779ED1"/>
    <w:rsid w:val="787E29CA"/>
    <w:rsid w:val="7888742B"/>
    <w:rsid w:val="78F93130"/>
    <w:rsid w:val="78FCC78C"/>
    <w:rsid w:val="7909FE27"/>
    <w:rsid w:val="79282F46"/>
    <w:rsid w:val="79448E96"/>
    <w:rsid w:val="79578F40"/>
    <w:rsid w:val="79A79523"/>
    <w:rsid w:val="79F78F3A"/>
    <w:rsid w:val="7A1767B1"/>
    <w:rsid w:val="7A340EE7"/>
    <w:rsid w:val="7A73E211"/>
    <w:rsid w:val="7A771E7C"/>
    <w:rsid w:val="7A7C8908"/>
    <w:rsid w:val="7A86F5B2"/>
    <w:rsid w:val="7A8BFDA2"/>
    <w:rsid w:val="7AAA16D5"/>
    <w:rsid w:val="7AEF02A3"/>
    <w:rsid w:val="7B426D98"/>
    <w:rsid w:val="7B476F27"/>
    <w:rsid w:val="7B5C8062"/>
    <w:rsid w:val="7B920BE9"/>
    <w:rsid w:val="7BB021B3"/>
    <w:rsid w:val="7BE879BE"/>
    <w:rsid w:val="7BEA35FE"/>
    <w:rsid w:val="7BF19390"/>
    <w:rsid w:val="7C3F21D3"/>
    <w:rsid w:val="7C470CEB"/>
    <w:rsid w:val="7C56F61C"/>
    <w:rsid w:val="7C780161"/>
    <w:rsid w:val="7C85FC40"/>
    <w:rsid w:val="7CA689CE"/>
    <w:rsid w:val="7CACCBFD"/>
    <w:rsid w:val="7CE71494"/>
    <w:rsid w:val="7D0F82A2"/>
    <w:rsid w:val="7D229A11"/>
    <w:rsid w:val="7D473298"/>
    <w:rsid w:val="7D53E54E"/>
    <w:rsid w:val="7D5E8A34"/>
    <w:rsid w:val="7D8BCFE7"/>
    <w:rsid w:val="7DB990BF"/>
    <w:rsid w:val="7E4217A5"/>
    <w:rsid w:val="7E8B7A90"/>
    <w:rsid w:val="7E9694F8"/>
    <w:rsid w:val="7E9BEEAE"/>
    <w:rsid w:val="7EA1E651"/>
    <w:rsid w:val="7EA73CE9"/>
    <w:rsid w:val="7EC06546"/>
    <w:rsid w:val="7EC3F26C"/>
    <w:rsid w:val="7EE13948"/>
    <w:rsid w:val="7EE35674"/>
    <w:rsid w:val="7EFE520A"/>
    <w:rsid w:val="7F0A0438"/>
    <w:rsid w:val="7F0BEE8F"/>
    <w:rsid w:val="7F3844B6"/>
    <w:rsid w:val="7F559FCC"/>
    <w:rsid w:val="7FB764A2"/>
    <w:rsid w:val="7FD27B25"/>
    <w:rsid w:val="7FD6905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FCC78C"/>
  <w15:chartTrackingRefBased/>
  <w15:docId w15:val="{6616F14A-2AE2-4E52-A7E5-DF9428BD2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7F559FCC"/>
    <w:pPr>
      <w:jc w:val="both"/>
    </w:pPr>
    <w:rPr>
      <w:lang w:val="en-AU"/>
    </w:rPr>
  </w:style>
  <w:style w:type="paragraph" w:styleId="Heading1">
    <w:name w:val="heading 1"/>
    <w:basedOn w:val="Normal"/>
    <w:next w:val="Normal"/>
    <w:link w:val="Heading1Char"/>
    <w:uiPriority w:val="9"/>
    <w:qFormat/>
    <w:rsid w:val="7F559F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7F559F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7F559F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7F559F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7F559F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7F559F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7F559F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7F559FCC"/>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rsid w:val="7F559FCC"/>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rsid w:val="7F559FCC"/>
    <w:pPr>
      <w:spacing w:after="80"/>
      <w:contextualSpacing/>
    </w:pPr>
    <w:rPr>
      <w:rFonts w:asciiTheme="majorHAnsi" w:eastAsiaTheme="majorEastAsia" w:hAnsiTheme="majorHAnsi" w:cstheme="majorBidi"/>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rsid w:val="7F559FCC"/>
    <w:rPr>
      <w:rFonts w:eastAsiaTheme="majorEastAsia" w:cstheme="majorBidi"/>
      <w:color w:val="595959" w:themeColor="text1" w:themeTint="A6"/>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rsid w:val="7F559FCC"/>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rsid w:val="7F559FCC"/>
    <w:pP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rsid w:val="7F559FCC"/>
    <w:pPr>
      <w:tabs>
        <w:tab w:val="center" w:pos="4680"/>
        <w:tab w:val="right" w:pos="9360"/>
      </w:tabs>
      <w:spacing w:after="0"/>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rsid w:val="7F559FCC"/>
    <w:pPr>
      <w:tabs>
        <w:tab w:val="center" w:pos="4680"/>
        <w:tab w:val="right" w:pos="9360"/>
      </w:tabs>
      <w:spacing w:after="0"/>
    </w:pPr>
  </w:style>
  <w:style w:type="paragraph" w:styleId="NoSpacing">
    <w:name w:val="No Spacing"/>
    <w:uiPriority w:val="1"/>
    <w:qFormat/>
    <w:pPr>
      <w:spacing w:after="0" w:line="240" w:lineRule="auto"/>
    </w:pPr>
  </w:style>
  <w:style w:type="paragraph" w:styleId="ListParagraph">
    <w:name w:val="List Paragraph"/>
    <w:basedOn w:val="Normal"/>
    <w:uiPriority w:val="34"/>
    <w:qFormat/>
    <w:rsid w:val="7F559FCC"/>
    <w:pPr>
      <w:ind w:left="720"/>
      <w:contextualSpacing/>
    </w:pPr>
  </w:style>
  <w:style w:type="paragraph" w:styleId="CommentText">
    <w:name w:val="annotation text"/>
    <w:basedOn w:val="Normal"/>
    <w:link w:val="CommentTextChar"/>
    <w:uiPriority w:val="99"/>
    <w:unhideWhenUsed/>
    <w:rsid w:val="7F559FCC"/>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7F559FCC"/>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766B"/>
    <w:rPr>
      <w:rFonts w:ascii="Segoe UI" w:hAnsi="Segoe UI" w:cs="Segoe UI"/>
      <w:sz w:val="18"/>
      <w:szCs w:val="18"/>
    </w:rPr>
  </w:style>
  <w:style w:type="paragraph" w:customStyle="1" w:styleId="paragraph">
    <w:name w:val="paragraph"/>
    <w:basedOn w:val="Normal"/>
    <w:uiPriority w:val="1"/>
    <w:rsid w:val="7F559FCC"/>
    <w:pPr>
      <w:spacing w:beforeAutospacing="1" w:afterAutospacing="1"/>
    </w:pPr>
    <w:rPr>
      <w:rFonts w:ascii="Times New Roman" w:eastAsia="Times New Roman" w:hAnsi="Times New Roman" w:cs="Times New Roman"/>
      <w:lang w:eastAsia="en-AU"/>
    </w:rPr>
  </w:style>
  <w:style w:type="character" w:customStyle="1" w:styleId="normaltextrun">
    <w:name w:val="normaltextrun"/>
    <w:basedOn w:val="DefaultParagraphFont"/>
    <w:rsid w:val="00EA766B"/>
  </w:style>
  <w:style w:type="character" w:customStyle="1" w:styleId="eop">
    <w:name w:val="eop"/>
    <w:basedOn w:val="DefaultParagraphFont"/>
    <w:rsid w:val="00EA766B"/>
  </w:style>
  <w:style w:type="character" w:styleId="Hyperlink">
    <w:name w:val="Hyperlink"/>
    <w:basedOn w:val="DefaultParagraphFont"/>
    <w:uiPriority w:val="99"/>
    <w:unhideWhenUsed/>
    <w:rPr>
      <w:color w:val="467886" w:themeColor="hyperlink"/>
      <w:u w:val="single"/>
    </w:rPr>
  </w:style>
  <w:style w:type="paragraph" w:styleId="TOC1">
    <w:name w:val="toc 1"/>
    <w:basedOn w:val="Normal"/>
    <w:next w:val="Normal"/>
    <w:uiPriority w:val="39"/>
    <w:unhideWhenUsed/>
    <w:rsid w:val="7F559FCC"/>
    <w:pPr>
      <w:spacing w:after="100"/>
    </w:pPr>
  </w:style>
  <w:style w:type="paragraph" w:styleId="TOC2">
    <w:name w:val="toc 2"/>
    <w:basedOn w:val="Normal"/>
    <w:next w:val="Normal"/>
    <w:uiPriority w:val="39"/>
    <w:unhideWhenUsed/>
    <w:rsid w:val="7F559FCC"/>
    <w:pPr>
      <w:spacing w:after="100"/>
      <w:ind w:left="220"/>
    </w:pPr>
  </w:style>
  <w:style w:type="paragraph" w:styleId="TOC3">
    <w:name w:val="toc 3"/>
    <w:basedOn w:val="Normal"/>
    <w:next w:val="Normal"/>
    <w:uiPriority w:val="39"/>
    <w:unhideWhenUsed/>
    <w:rsid w:val="7F559FCC"/>
    <w:pPr>
      <w:spacing w:after="100"/>
      <w:ind w:left="440"/>
    </w:pPr>
  </w:style>
  <w:style w:type="paragraph" w:styleId="TOC4">
    <w:name w:val="toc 4"/>
    <w:basedOn w:val="Normal"/>
    <w:next w:val="Normal"/>
    <w:uiPriority w:val="39"/>
    <w:unhideWhenUsed/>
    <w:rsid w:val="7F559FCC"/>
    <w:pPr>
      <w:spacing w:after="100"/>
      <w:ind w:left="660"/>
    </w:pPr>
  </w:style>
  <w:style w:type="paragraph" w:styleId="TOC5">
    <w:name w:val="toc 5"/>
    <w:basedOn w:val="Normal"/>
    <w:next w:val="Normal"/>
    <w:uiPriority w:val="39"/>
    <w:unhideWhenUsed/>
    <w:rsid w:val="7F559FCC"/>
    <w:pPr>
      <w:spacing w:after="100"/>
      <w:ind w:left="880"/>
    </w:pPr>
  </w:style>
  <w:style w:type="paragraph" w:styleId="TOC6">
    <w:name w:val="toc 6"/>
    <w:basedOn w:val="Normal"/>
    <w:next w:val="Normal"/>
    <w:uiPriority w:val="39"/>
    <w:unhideWhenUsed/>
    <w:rsid w:val="7F559FCC"/>
    <w:pPr>
      <w:spacing w:after="100"/>
      <w:ind w:left="1100"/>
    </w:pPr>
  </w:style>
  <w:style w:type="paragraph" w:styleId="TOC7">
    <w:name w:val="toc 7"/>
    <w:basedOn w:val="Normal"/>
    <w:next w:val="Normal"/>
    <w:uiPriority w:val="39"/>
    <w:unhideWhenUsed/>
    <w:rsid w:val="7F559FCC"/>
    <w:pPr>
      <w:spacing w:after="100"/>
      <w:ind w:left="1320"/>
    </w:pPr>
  </w:style>
  <w:style w:type="paragraph" w:styleId="TOC8">
    <w:name w:val="toc 8"/>
    <w:basedOn w:val="Normal"/>
    <w:next w:val="Normal"/>
    <w:uiPriority w:val="39"/>
    <w:unhideWhenUsed/>
    <w:rsid w:val="7F559FCC"/>
    <w:pPr>
      <w:spacing w:after="100"/>
      <w:ind w:left="1540"/>
    </w:pPr>
  </w:style>
  <w:style w:type="paragraph" w:styleId="TOC9">
    <w:name w:val="toc 9"/>
    <w:basedOn w:val="Normal"/>
    <w:next w:val="Normal"/>
    <w:uiPriority w:val="39"/>
    <w:unhideWhenUsed/>
    <w:rsid w:val="7F559FCC"/>
    <w:pPr>
      <w:spacing w:after="100"/>
      <w:ind w:left="1760"/>
    </w:pPr>
  </w:style>
  <w:style w:type="paragraph" w:styleId="EndnoteText">
    <w:name w:val="endnote text"/>
    <w:basedOn w:val="Normal"/>
    <w:uiPriority w:val="99"/>
    <w:semiHidden/>
    <w:unhideWhenUsed/>
    <w:rsid w:val="7F559FCC"/>
    <w:pPr>
      <w:spacing w:after="0"/>
    </w:pPr>
    <w:rPr>
      <w:sz w:val="20"/>
      <w:szCs w:val="20"/>
    </w:rPr>
  </w:style>
  <w:style w:type="paragraph" w:styleId="FootnoteText">
    <w:name w:val="footnote text"/>
    <w:basedOn w:val="Normal"/>
    <w:uiPriority w:val="99"/>
    <w:semiHidden/>
    <w:unhideWhenUsed/>
    <w:rsid w:val="7F559FCC"/>
    <w:pPr>
      <w:spacing w:after="0"/>
    </w:pPr>
    <w:rPr>
      <w:sz w:val="20"/>
      <w:szCs w:val="20"/>
    </w:rPr>
  </w:style>
  <w:style w:type="character" w:styleId="PlaceholderText">
    <w:name w:val="Placeholder Text"/>
    <w:basedOn w:val="DefaultParagraphFont"/>
    <w:uiPriority w:val="99"/>
    <w:semiHidden/>
    <w:rsid w:val="008155F4"/>
    <w:rPr>
      <w:color w:val="666666"/>
    </w:rPr>
  </w:style>
  <w:style w:type="paragraph" w:styleId="CommentSubject">
    <w:name w:val="annotation subject"/>
    <w:basedOn w:val="CommentText"/>
    <w:next w:val="CommentText"/>
    <w:link w:val="CommentSubjectChar"/>
    <w:uiPriority w:val="99"/>
    <w:semiHidden/>
    <w:unhideWhenUsed/>
    <w:rsid w:val="008F79D3"/>
    <w:pPr>
      <w:spacing w:line="240" w:lineRule="auto"/>
    </w:pPr>
    <w:rPr>
      <w:b/>
      <w:bCs/>
    </w:rPr>
  </w:style>
  <w:style w:type="character" w:customStyle="1" w:styleId="CommentSubjectChar">
    <w:name w:val="Comment Subject Char"/>
    <w:basedOn w:val="CommentTextChar"/>
    <w:link w:val="CommentSubject"/>
    <w:uiPriority w:val="99"/>
    <w:semiHidden/>
    <w:rsid w:val="008F79D3"/>
    <w:rPr>
      <w:b/>
      <w:bCs/>
      <w:sz w:val="20"/>
      <w:szCs w:val="20"/>
    </w:rPr>
  </w:style>
  <w:style w:type="character" w:styleId="UnresolvedMention">
    <w:name w:val="Unresolved Mention"/>
    <w:basedOn w:val="DefaultParagraphFont"/>
    <w:uiPriority w:val="99"/>
    <w:semiHidden/>
    <w:unhideWhenUsed/>
    <w:rsid w:val="008F79D3"/>
    <w:rPr>
      <w:color w:val="605E5C"/>
      <w:shd w:val="clear" w:color="auto" w:fill="E1DFDD"/>
    </w:rPr>
  </w:style>
  <w:style w:type="table" w:customStyle="1" w:styleId="TableGrid1">
    <w:name w:val="Table Grid1"/>
    <w:basedOn w:val="TableNormal"/>
    <w:next w:val="TableGrid"/>
    <w:uiPriority w:val="39"/>
    <w:rsid w:val="00BD343A"/>
    <w:pPr>
      <w:widowControl w:val="0"/>
      <w:autoSpaceDE w:val="0"/>
      <w:autoSpaceDN w:val="0"/>
      <w:spacing w:after="0" w:line="240" w:lineRule="auto"/>
    </w:pPr>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BD343A"/>
    <w:pPr>
      <w:autoSpaceDE w:val="0"/>
      <w:autoSpaceDN w:val="0"/>
      <w:adjustRightInd w:val="0"/>
      <w:spacing w:after="0" w:line="240" w:lineRule="auto"/>
    </w:pPr>
    <w:rPr>
      <w:rFonts w:ascii="Calibri" w:hAnsi="Calibri" w:cs="Calibri"/>
      <w:color w:val="000000"/>
      <w:lang w:val="en-AU" w:eastAsia="en-US"/>
    </w:rPr>
  </w:style>
  <w:style w:type="character" w:styleId="FollowedHyperlink">
    <w:name w:val="FollowedHyperlink"/>
    <w:basedOn w:val="DefaultParagraphFont"/>
    <w:uiPriority w:val="99"/>
    <w:semiHidden/>
    <w:unhideWhenUsed/>
    <w:rsid w:val="007020E7"/>
    <w:rPr>
      <w:color w:val="96607D" w:themeColor="followedHyperlink"/>
      <w:u w:val="single"/>
    </w:rPr>
  </w:style>
  <w:style w:type="paragraph" w:styleId="Revision">
    <w:name w:val="Revision"/>
    <w:hidden/>
    <w:uiPriority w:val="99"/>
    <w:semiHidden/>
    <w:rsid w:val="00D8375C"/>
    <w:pPr>
      <w:spacing w:after="0" w:line="240" w:lineRule="auto"/>
    </w:pPr>
    <w:rPr>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0662295">
      <w:bodyDiv w:val="1"/>
      <w:marLeft w:val="0"/>
      <w:marRight w:val="0"/>
      <w:marTop w:val="0"/>
      <w:marBottom w:val="0"/>
      <w:divBdr>
        <w:top w:val="none" w:sz="0" w:space="0" w:color="auto"/>
        <w:left w:val="none" w:sz="0" w:space="0" w:color="auto"/>
        <w:bottom w:val="none" w:sz="0" w:space="0" w:color="auto"/>
        <w:right w:val="none" w:sz="0" w:space="0" w:color="auto"/>
      </w:divBdr>
    </w:div>
    <w:div w:id="701134587">
      <w:bodyDiv w:val="1"/>
      <w:marLeft w:val="0"/>
      <w:marRight w:val="0"/>
      <w:marTop w:val="0"/>
      <w:marBottom w:val="0"/>
      <w:divBdr>
        <w:top w:val="none" w:sz="0" w:space="0" w:color="auto"/>
        <w:left w:val="none" w:sz="0" w:space="0" w:color="auto"/>
        <w:bottom w:val="none" w:sz="0" w:space="0" w:color="auto"/>
        <w:right w:val="none" w:sz="0" w:space="0" w:color="auto"/>
      </w:divBdr>
    </w:div>
    <w:div w:id="996802583">
      <w:bodyDiv w:val="1"/>
      <w:marLeft w:val="0"/>
      <w:marRight w:val="0"/>
      <w:marTop w:val="0"/>
      <w:marBottom w:val="0"/>
      <w:divBdr>
        <w:top w:val="none" w:sz="0" w:space="0" w:color="auto"/>
        <w:left w:val="none" w:sz="0" w:space="0" w:color="auto"/>
        <w:bottom w:val="none" w:sz="0" w:space="0" w:color="auto"/>
        <w:right w:val="none" w:sz="0" w:space="0" w:color="auto"/>
      </w:divBdr>
    </w:div>
    <w:div w:id="1087119287">
      <w:bodyDiv w:val="1"/>
      <w:marLeft w:val="0"/>
      <w:marRight w:val="0"/>
      <w:marTop w:val="0"/>
      <w:marBottom w:val="0"/>
      <w:divBdr>
        <w:top w:val="none" w:sz="0" w:space="0" w:color="auto"/>
        <w:left w:val="none" w:sz="0" w:space="0" w:color="auto"/>
        <w:bottom w:val="none" w:sz="0" w:space="0" w:color="auto"/>
        <w:right w:val="none" w:sz="0" w:space="0" w:color="auto"/>
      </w:divBdr>
      <w:divsChild>
        <w:div w:id="199130640">
          <w:marLeft w:val="0"/>
          <w:marRight w:val="0"/>
          <w:marTop w:val="0"/>
          <w:marBottom w:val="0"/>
          <w:divBdr>
            <w:top w:val="none" w:sz="0" w:space="0" w:color="auto"/>
            <w:left w:val="none" w:sz="0" w:space="0" w:color="auto"/>
            <w:bottom w:val="none" w:sz="0" w:space="0" w:color="auto"/>
            <w:right w:val="none" w:sz="0" w:space="0" w:color="auto"/>
          </w:divBdr>
          <w:divsChild>
            <w:div w:id="427504697">
              <w:marLeft w:val="0"/>
              <w:marRight w:val="0"/>
              <w:marTop w:val="0"/>
              <w:marBottom w:val="0"/>
              <w:divBdr>
                <w:top w:val="none" w:sz="0" w:space="0" w:color="auto"/>
                <w:left w:val="none" w:sz="0" w:space="0" w:color="auto"/>
                <w:bottom w:val="none" w:sz="0" w:space="0" w:color="auto"/>
                <w:right w:val="none" w:sz="0" w:space="0" w:color="auto"/>
              </w:divBdr>
            </w:div>
          </w:divsChild>
        </w:div>
        <w:div w:id="582837115">
          <w:marLeft w:val="0"/>
          <w:marRight w:val="0"/>
          <w:marTop w:val="0"/>
          <w:marBottom w:val="0"/>
          <w:divBdr>
            <w:top w:val="none" w:sz="0" w:space="0" w:color="auto"/>
            <w:left w:val="none" w:sz="0" w:space="0" w:color="auto"/>
            <w:bottom w:val="none" w:sz="0" w:space="0" w:color="auto"/>
            <w:right w:val="none" w:sz="0" w:space="0" w:color="auto"/>
          </w:divBdr>
          <w:divsChild>
            <w:div w:id="419834650">
              <w:marLeft w:val="0"/>
              <w:marRight w:val="0"/>
              <w:marTop w:val="0"/>
              <w:marBottom w:val="0"/>
              <w:divBdr>
                <w:top w:val="none" w:sz="0" w:space="0" w:color="auto"/>
                <w:left w:val="none" w:sz="0" w:space="0" w:color="auto"/>
                <w:bottom w:val="none" w:sz="0" w:space="0" w:color="auto"/>
                <w:right w:val="none" w:sz="0" w:space="0" w:color="auto"/>
              </w:divBdr>
            </w:div>
          </w:divsChild>
        </w:div>
        <w:div w:id="662203357">
          <w:marLeft w:val="0"/>
          <w:marRight w:val="0"/>
          <w:marTop w:val="0"/>
          <w:marBottom w:val="0"/>
          <w:divBdr>
            <w:top w:val="none" w:sz="0" w:space="0" w:color="auto"/>
            <w:left w:val="none" w:sz="0" w:space="0" w:color="auto"/>
            <w:bottom w:val="none" w:sz="0" w:space="0" w:color="auto"/>
            <w:right w:val="none" w:sz="0" w:space="0" w:color="auto"/>
          </w:divBdr>
          <w:divsChild>
            <w:div w:id="438566986">
              <w:marLeft w:val="0"/>
              <w:marRight w:val="0"/>
              <w:marTop w:val="0"/>
              <w:marBottom w:val="0"/>
              <w:divBdr>
                <w:top w:val="none" w:sz="0" w:space="0" w:color="auto"/>
                <w:left w:val="none" w:sz="0" w:space="0" w:color="auto"/>
                <w:bottom w:val="none" w:sz="0" w:space="0" w:color="auto"/>
                <w:right w:val="none" w:sz="0" w:space="0" w:color="auto"/>
              </w:divBdr>
            </w:div>
          </w:divsChild>
        </w:div>
        <w:div w:id="716197652">
          <w:marLeft w:val="0"/>
          <w:marRight w:val="0"/>
          <w:marTop w:val="0"/>
          <w:marBottom w:val="0"/>
          <w:divBdr>
            <w:top w:val="none" w:sz="0" w:space="0" w:color="auto"/>
            <w:left w:val="none" w:sz="0" w:space="0" w:color="auto"/>
            <w:bottom w:val="none" w:sz="0" w:space="0" w:color="auto"/>
            <w:right w:val="none" w:sz="0" w:space="0" w:color="auto"/>
          </w:divBdr>
          <w:divsChild>
            <w:div w:id="471752548">
              <w:marLeft w:val="0"/>
              <w:marRight w:val="0"/>
              <w:marTop w:val="0"/>
              <w:marBottom w:val="0"/>
              <w:divBdr>
                <w:top w:val="none" w:sz="0" w:space="0" w:color="auto"/>
                <w:left w:val="none" w:sz="0" w:space="0" w:color="auto"/>
                <w:bottom w:val="none" w:sz="0" w:space="0" w:color="auto"/>
                <w:right w:val="none" w:sz="0" w:space="0" w:color="auto"/>
              </w:divBdr>
            </w:div>
            <w:div w:id="1409380023">
              <w:marLeft w:val="0"/>
              <w:marRight w:val="0"/>
              <w:marTop w:val="0"/>
              <w:marBottom w:val="0"/>
              <w:divBdr>
                <w:top w:val="none" w:sz="0" w:space="0" w:color="auto"/>
                <w:left w:val="none" w:sz="0" w:space="0" w:color="auto"/>
                <w:bottom w:val="none" w:sz="0" w:space="0" w:color="auto"/>
                <w:right w:val="none" w:sz="0" w:space="0" w:color="auto"/>
              </w:divBdr>
            </w:div>
          </w:divsChild>
        </w:div>
        <w:div w:id="961348825">
          <w:marLeft w:val="0"/>
          <w:marRight w:val="0"/>
          <w:marTop w:val="0"/>
          <w:marBottom w:val="0"/>
          <w:divBdr>
            <w:top w:val="none" w:sz="0" w:space="0" w:color="auto"/>
            <w:left w:val="none" w:sz="0" w:space="0" w:color="auto"/>
            <w:bottom w:val="none" w:sz="0" w:space="0" w:color="auto"/>
            <w:right w:val="none" w:sz="0" w:space="0" w:color="auto"/>
          </w:divBdr>
          <w:divsChild>
            <w:div w:id="1191534758">
              <w:marLeft w:val="0"/>
              <w:marRight w:val="0"/>
              <w:marTop w:val="0"/>
              <w:marBottom w:val="0"/>
              <w:divBdr>
                <w:top w:val="none" w:sz="0" w:space="0" w:color="auto"/>
                <w:left w:val="none" w:sz="0" w:space="0" w:color="auto"/>
                <w:bottom w:val="none" w:sz="0" w:space="0" w:color="auto"/>
                <w:right w:val="none" w:sz="0" w:space="0" w:color="auto"/>
              </w:divBdr>
            </w:div>
            <w:div w:id="1550679971">
              <w:marLeft w:val="0"/>
              <w:marRight w:val="0"/>
              <w:marTop w:val="0"/>
              <w:marBottom w:val="0"/>
              <w:divBdr>
                <w:top w:val="none" w:sz="0" w:space="0" w:color="auto"/>
                <w:left w:val="none" w:sz="0" w:space="0" w:color="auto"/>
                <w:bottom w:val="none" w:sz="0" w:space="0" w:color="auto"/>
                <w:right w:val="none" w:sz="0" w:space="0" w:color="auto"/>
              </w:divBdr>
            </w:div>
          </w:divsChild>
        </w:div>
        <w:div w:id="1063453372">
          <w:marLeft w:val="0"/>
          <w:marRight w:val="0"/>
          <w:marTop w:val="0"/>
          <w:marBottom w:val="0"/>
          <w:divBdr>
            <w:top w:val="none" w:sz="0" w:space="0" w:color="auto"/>
            <w:left w:val="none" w:sz="0" w:space="0" w:color="auto"/>
            <w:bottom w:val="none" w:sz="0" w:space="0" w:color="auto"/>
            <w:right w:val="none" w:sz="0" w:space="0" w:color="auto"/>
          </w:divBdr>
          <w:divsChild>
            <w:div w:id="1696804999">
              <w:marLeft w:val="0"/>
              <w:marRight w:val="0"/>
              <w:marTop w:val="0"/>
              <w:marBottom w:val="0"/>
              <w:divBdr>
                <w:top w:val="none" w:sz="0" w:space="0" w:color="auto"/>
                <w:left w:val="none" w:sz="0" w:space="0" w:color="auto"/>
                <w:bottom w:val="none" w:sz="0" w:space="0" w:color="auto"/>
                <w:right w:val="none" w:sz="0" w:space="0" w:color="auto"/>
              </w:divBdr>
            </w:div>
          </w:divsChild>
        </w:div>
        <w:div w:id="1455831848">
          <w:marLeft w:val="0"/>
          <w:marRight w:val="0"/>
          <w:marTop w:val="0"/>
          <w:marBottom w:val="0"/>
          <w:divBdr>
            <w:top w:val="none" w:sz="0" w:space="0" w:color="auto"/>
            <w:left w:val="none" w:sz="0" w:space="0" w:color="auto"/>
            <w:bottom w:val="none" w:sz="0" w:space="0" w:color="auto"/>
            <w:right w:val="none" w:sz="0" w:space="0" w:color="auto"/>
          </w:divBdr>
          <w:divsChild>
            <w:div w:id="36203573">
              <w:marLeft w:val="0"/>
              <w:marRight w:val="0"/>
              <w:marTop w:val="0"/>
              <w:marBottom w:val="0"/>
              <w:divBdr>
                <w:top w:val="none" w:sz="0" w:space="0" w:color="auto"/>
                <w:left w:val="none" w:sz="0" w:space="0" w:color="auto"/>
                <w:bottom w:val="none" w:sz="0" w:space="0" w:color="auto"/>
                <w:right w:val="none" w:sz="0" w:space="0" w:color="auto"/>
              </w:divBdr>
            </w:div>
            <w:div w:id="1861695949">
              <w:marLeft w:val="0"/>
              <w:marRight w:val="0"/>
              <w:marTop w:val="0"/>
              <w:marBottom w:val="0"/>
              <w:divBdr>
                <w:top w:val="none" w:sz="0" w:space="0" w:color="auto"/>
                <w:left w:val="none" w:sz="0" w:space="0" w:color="auto"/>
                <w:bottom w:val="none" w:sz="0" w:space="0" w:color="auto"/>
                <w:right w:val="none" w:sz="0" w:space="0" w:color="auto"/>
              </w:divBdr>
            </w:div>
          </w:divsChild>
        </w:div>
        <w:div w:id="1531527524">
          <w:marLeft w:val="0"/>
          <w:marRight w:val="0"/>
          <w:marTop w:val="0"/>
          <w:marBottom w:val="0"/>
          <w:divBdr>
            <w:top w:val="none" w:sz="0" w:space="0" w:color="auto"/>
            <w:left w:val="none" w:sz="0" w:space="0" w:color="auto"/>
            <w:bottom w:val="none" w:sz="0" w:space="0" w:color="auto"/>
            <w:right w:val="none" w:sz="0" w:space="0" w:color="auto"/>
          </w:divBdr>
          <w:divsChild>
            <w:div w:id="1635869258">
              <w:marLeft w:val="0"/>
              <w:marRight w:val="0"/>
              <w:marTop w:val="0"/>
              <w:marBottom w:val="0"/>
              <w:divBdr>
                <w:top w:val="none" w:sz="0" w:space="0" w:color="auto"/>
                <w:left w:val="none" w:sz="0" w:space="0" w:color="auto"/>
                <w:bottom w:val="none" w:sz="0" w:space="0" w:color="auto"/>
                <w:right w:val="none" w:sz="0" w:space="0" w:color="auto"/>
              </w:divBdr>
            </w:div>
          </w:divsChild>
        </w:div>
        <w:div w:id="1952475499">
          <w:marLeft w:val="0"/>
          <w:marRight w:val="0"/>
          <w:marTop w:val="0"/>
          <w:marBottom w:val="0"/>
          <w:divBdr>
            <w:top w:val="none" w:sz="0" w:space="0" w:color="auto"/>
            <w:left w:val="none" w:sz="0" w:space="0" w:color="auto"/>
            <w:bottom w:val="none" w:sz="0" w:space="0" w:color="auto"/>
            <w:right w:val="none" w:sz="0" w:space="0" w:color="auto"/>
          </w:divBdr>
          <w:divsChild>
            <w:div w:id="429933669">
              <w:marLeft w:val="0"/>
              <w:marRight w:val="0"/>
              <w:marTop w:val="0"/>
              <w:marBottom w:val="0"/>
              <w:divBdr>
                <w:top w:val="none" w:sz="0" w:space="0" w:color="auto"/>
                <w:left w:val="none" w:sz="0" w:space="0" w:color="auto"/>
                <w:bottom w:val="none" w:sz="0" w:space="0" w:color="auto"/>
                <w:right w:val="none" w:sz="0" w:space="0" w:color="auto"/>
              </w:divBdr>
            </w:div>
            <w:div w:id="1550342705">
              <w:marLeft w:val="0"/>
              <w:marRight w:val="0"/>
              <w:marTop w:val="0"/>
              <w:marBottom w:val="0"/>
              <w:divBdr>
                <w:top w:val="none" w:sz="0" w:space="0" w:color="auto"/>
                <w:left w:val="none" w:sz="0" w:space="0" w:color="auto"/>
                <w:bottom w:val="none" w:sz="0" w:space="0" w:color="auto"/>
                <w:right w:val="none" w:sz="0" w:space="0" w:color="auto"/>
              </w:divBdr>
            </w:div>
          </w:divsChild>
        </w:div>
        <w:div w:id="2012180254">
          <w:marLeft w:val="0"/>
          <w:marRight w:val="0"/>
          <w:marTop w:val="0"/>
          <w:marBottom w:val="0"/>
          <w:divBdr>
            <w:top w:val="none" w:sz="0" w:space="0" w:color="auto"/>
            <w:left w:val="none" w:sz="0" w:space="0" w:color="auto"/>
            <w:bottom w:val="none" w:sz="0" w:space="0" w:color="auto"/>
            <w:right w:val="none" w:sz="0" w:space="0" w:color="auto"/>
          </w:divBdr>
          <w:divsChild>
            <w:div w:id="100496722">
              <w:marLeft w:val="0"/>
              <w:marRight w:val="0"/>
              <w:marTop w:val="0"/>
              <w:marBottom w:val="0"/>
              <w:divBdr>
                <w:top w:val="none" w:sz="0" w:space="0" w:color="auto"/>
                <w:left w:val="none" w:sz="0" w:space="0" w:color="auto"/>
                <w:bottom w:val="none" w:sz="0" w:space="0" w:color="auto"/>
                <w:right w:val="none" w:sz="0" w:space="0" w:color="auto"/>
              </w:divBdr>
            </w:div>
            <w:div w:id="1956714107">
              <w:marLeft w:val="0"/>
              <w:marRight w:val="0"/>
              <w:marTop w:val="0"/>
              <w:marBottom w:val="0"/>
              <w:divBdr>
                <w:top w:val="none" w:sz="0" w:space="0" w:color="auto"/>
                <w:left w:val="none" w:sz="0" w:space="0" w:color="auto"/>
                <w:bottom w:val="none" w:sz="0" w:space="0" w:color="auto"/>
                <w:right w:val="none" w:sz="0" w:space="0" w:color="auto"/>
              </w:divBdr>
            </w:div>
          </w:divsChild>
        </w:div>
        <w:div w:id="2103842716">
          <w:marLeft w:val="0"/>
          <w:marRight w:val="0"/>
          <w:marTop w:val="0"/>
          <w:marBottom w:val="0"/>
          <w:divBdr>
            <w:top w:val="none" w:sz="0" w:space="0" w:color="auto"/>
            <w:left w:val="none" w:sz="0" w:space="0" w:color="auto"/>
            <w:bottom w:val="none" w:sz="0" w:space="0" w:color="auto"/>
            <w:right w:val="none" w:sz="0" w:space="0" w:color="auto"/>
          </w:divBdr>
          <w:divsChild>
            <w:div w:id="356270812">
              <w:marLeft w:val="0"/>
              <w:marRight w:val="0"/>
              <w:marTop w:val="0"/>
              <w:marBottom w:val="0"/>
              <w:divBdr>
                <w:top w:val="none" w:sz="0" w:space="0" w:color="auto"/>
                <w:left w:val="none" w:sz="0" w:space="0" w:color="auto"/>
                <w:bottom w:val="none" w:sz="0" w:space="0" w:color="auto"/>
                <w:right w:val="none" w:sz="0" w:space="0" w:color="auto"/>
              </w:divBdr>
            </w:div>
            <w:div w:id="1446541164">
              <w:marLeft w:val="0"/>
              <w:marRight w:val="0"/>
              <w:marTop w:val="0"/>
              <w:marBottom w:val="0"/>
              <w:divBdr>
                <w:top w:val="none" w:sz="0" w:space="0" w:color="auto"/>
                <w:left w:val="none" w:sz="0" w:space="0" w:color="auto"/>
                <w:bottom w:val="none" w:sz="0" w:space="0" w:color="auto"/>
                <w:right w:val="none" w:sz="0" w:space="0" w:color="auto"/>
              </w:divBdr>
            </w:div>
          </w:divsChild>
        </w:div>
        <w:div w:id="2132702532">
          <w:marLeft w:val="0"/>
          <w:marRight w:val="0"/>
          <w:marTop w:val="0"/>
          <w:marBottom w:val="0"/>
          <w:divBdr>
            <w:top w:val="none" w:sz="0" w:space="0" w:color="auto"/>
            <w:left w:val="none" w:sz="0" w:space="0" w:color="auto"/>
            <w:bottom w:val="none" w:sz="0" w:space="0" w:color="auto"/>
            <w:right w:val="none" w:sz="0" w:space="0" w:color="auto"/>
          </w:divBdr>
          <w:divsChild>
            <w:div w:id="24565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663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scu.edu.au/current-students/student-administration/special-consideration/"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s://www.scu.edu.au/current-students/student-administration/final-grades/"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policies.scu.edu.au/document/view-current.php?id=141" TargetMode="External"/><Relationship Id="rId5" Type="http://schemas.openxmlformats.org/officeDocument/2006/relationships/styles" Target="styles.xml"/><Relationship Id="rId15" Type="http://schemas.openxmlformats.org/officeDocument/2006/relationships/hyperlink" Target="https://www.scu.edu.au/about/leadership/executive/academic-portfolio-office-apo/academic-integrity-framework/" TargetMode="External"/><Relationship Id="rId23" Type="http://schemas.microsoft.com/office/2020/10/relationships/intelligence" Target="intelligence2.xml"/><Relationship Id="rId10" Type="http://schemas.openxmlformats.org/officeDocument/2006/relationships/hyperlink" Target="https://www.scu.edu.au/media/scu-dep/current-students/learning-zone/documents/Build-your-skills-using-GenAI.docx"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policies.scu.edu.au/document/view-current.php?id=140" TargetMode="External"/><Relationship Id="rId22" Type="http://schemas.microsoft.com/office/2019/05/relationships/documenttasks" Target="documenttasks/documenttasks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documenttasks/documenttasks1.xml><?xml version="1.0" encoding="utf-8"?>
<t:Tasks xmlns:t="http://schemas.microsoft.com/office/tasks/2019/documenttasks" xmlns:oel="http://schemas.microsoft.com/office/2019/extlst">
  <t:Task id="{E37E35B6-91EC-42E7-AAD2-C37B2DCEF9DD}">
    <t:Anchor>
      <t:Comment id="700457939"/>
    </t:Anchor>
    <t:History>
      <t:Event id="{0F9D2288-FAD4-44B8-AA24-06B613146F4E}" time="2024-06-20T23:22:00.115Z">
        <t:Attribution userId="S::marlon.jones@scu.edu.au::309c7905-1f28-4f9a-8f82-ecbdc0b96274" userProvider="AD" userName="Marlon Jones"/>
        <t:Anchor>
          <t:Comment id="700457939"/>
        </t:Anchor>
        <t:Create/>
      </t:Event>
      <t:Event id="{C810D747-EE99-4EA4-BCEC-53F753183A1B}" time="2024-06-20T23:22:00.115Z">
        <t:Attribution userId="S::marlon.jones@scu.edu.au::309c7905-1f28-4f9a-8f82-ecbdc0b96274" userProvider="AD" userName="Marlon Jones"/>
        <t:Anchor>
          <t:Comment id="700457939"/>
        </t:Anchor>
        <t:Assign userId="S::feifei.tong@scu.edu.au::2ef18a2e-8a7d-49fb-849e-01466fd31bdb" userProvider="AD" userName="Feifei Tong"/>
      </t:Event>
      <t:Event id="{A4B3F9BB-2DBA-4C49-9EE5-F61E8D629ABB}" time="2024-06-20T23:22:00.115Z">
        <t:Attribution userId="S::marlon.jones@scu.edu.au::309c7905-1f28-4f9a-8f82-ecbdc0b96274" userProvider="AD" userName="Marlon Jones"/>
        <t:Anchor>
          <t:Comment id="700457939"/>
        </t:Anchor>
        <t:SetTitle title="@Feifei Tong please review the recommended criteria. Please feel free to modify or add criteria and weighting based on the your unit requirements. Let me know when you hare happ with the criteria and I'll write the grade descriptors."/>
      </t:Event>
      <t:Event id="{53FE9FB2-3FCA-4226-A22A-3DCA901E7F06}" time="2024-06-20T23:32:27.182Z">
        <t:Attribution userId="S::marlon.jones@scu.edu.au::309c7905-1f28-4f9a-8f82-ecbdc0b96274" userProvider="AD" userName="Marlon Jones"/>
        <t:Progress percentComplete="100"/>
      </t:Event>
      <t:Event id="{D77A0D3F-CEB0-446C-A490-14A0C2AC0D00}" time="2024-06-23T22:34:20.558Z">
        <t:Attribution userId="S::marlon.jones@scu.edu.au::309c7905-1f28-4f9a-8f82-ecbdc0b96274" userProvider="AD" userName="Marlon Jones"/>
        <t:Progress percentComplete="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D7CEE111EC3E444A1F6BB0696841752" ma:contentTypeVersion="28" ma:contentTypeDescription="Create a new document." ma:contentTypeScope="" ma:versionID="6c408116b9a2b54983cec58194a2c379">
  <xsd:schema xmlns:xsd="http://www.w3.org/2001/XMLSchema" xmlns:xs="http://www.w3.org/2001/XMLSchema" xmlns:p="http://schemas.microsoft.com/office/2006/metadata/properties" xmlns:ns2="0518c9ea-c2e4-4499-a30f-6b36e0854856" xmlns:ns3="c1cca0c5-bfe5-4e57-926e-d6262168ba8a" targetNamespace="http://schemas.microsoft.com/office/2006/metadata/properties" ma:root="true" ma:fieldsID="c03d51a4f7c6957d8903182a25953670" ns2:_="" ns3:_="">
    <xsd:import namespace="0518c9ea-c2e4-4499-a30f-6b36e0854856"/>
    <xsd:import namespace="c1cca0c5-bfe5-4e57-926e-d6262168ba8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Status" minOccurs="0"/>
                <xsd:element ref="ns2:Notes" minOccurs="0"/>
                <xsd:element ref="ns2:MediaServiceDateTaken" minOccurs="0"/>
                <xsd:element ref="ns2:MediaServiceLocation" minOccurs="0"/>
                <xsd:element ref="ns2:MediaLengthInSeconds" minOccurs="0"/>
                <xsd:element ref="ns2:Wecanaddcolumns" minOccurs="0"/>
                <xsd:element ref="ns2:lcf76f155ced4ddcb4097134ff3c332f" minOccurs="0"/>
                <xsd:element ref="ns3:TaxCatchAll" minOccurs="0"/>
                <xsd:element ref="ns2:Faculty" minOccurs="0"/>
                <xsd:element ref="ns2:MediaServiceObjectDetectorVersions" minOccurs="0"/>
                <xsd:element ref="ns2:EducationalDesigner" minOccurs="0"/>
                <xsd:element ref="ns2:DigitalDesigner" minOccurs="0"/>
                <xsd:element ref="ns2:notes0" minOccurs="0"/>
                <xsd:element ref="ns2:Documenttype"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18c9ea-c2e4-4499-a30f-6b36e08548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Status" ma:index="18" nillable="true" ma:displayName="Status" ma:format="Dropdown" ma:internalName="Status">
      <xsd:simpleType>
        <xsd:union memberTypes="dms:Text">
          <xsd:simpleType>
            <xsd:restriction base="dms:Choice">
              <xsd:enumeration value="Edit 1"/>
              <xsd:enumeration value="Edit 2"/>
              <xsd:enumeration value="Final Version"/>
              <xsd:enumeration value="Approved for production"/>
            </xsd:restriction>
          </xsd:simpleType>
        </xsd:union>
      </xsd:simpleType>
    </xsd:element>
    <xsd:element name="Notes" ma:index="19" nillable="true" ma:displayName="Notes" ma:format="Dropdown" ma:internalName="Notes">
      <xsd:simpleType>
        <xsd:restriction base="dms:Note">
          <xsd:maxLength value="255"/>
        </xsd:restriction>
      </xsd:simple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Wecanaddcolumns" ma:index="23" nillable="true" ma:displayName="We can add columns" ma:format="Dropdown" ma:internalName="Wecanaddcolumns">
      <xsd:simpleType>
        <xsd:restriction base="dms:Text">
          <xsd:maxLength value="255"/>
        </xsd:restrictio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ae8055b6-ef1e-4d4a-afe9-1a4e5710a6bb" ma:termSetId="09814cd3-568e-fe90-9814-8d621ff8fb84" ma:anchorId="fba54fb3-c3e1-fe81-a776-ca4b69148c4d" ma:open="true" ma:isKeyword="false">
      <xsd:complexType>
        <xsd:sequence>
          <xsd:element ref="pc:Terms" minOccurs="0" maxOccurs="1"/>
        </xsd:sequence>
      </xsd:complexType>
    </xsd:element>
    <xsd:element name="Faculty" ma:index="27" nillable="true" ma:displayName="Faculty" ma:format="Dropdown" ma:internalName="Faculty">
      <xsd:simpleType>
        <xsd:restriction base="dms:Text">
          <xsd:maxLength value="255"/>
        </xsd:restriction>
      </xsd:simple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element name="EducationalDesigner" ma:index="29" nillable="true" ma:displayName="Educational Designer" ma:format="Dropdown" ma:list="UserInfo" ma:SharePointGroup="0" ma:internalName="EducationalDesigner">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gitalDesigner" ma:index="30" nillable="true" ma:displayName="Digital Designer" ma:format="Dropdown" ma:list="UserInfo" ma:SharePointGroup="0" ma:internalName="DigitalDesigner">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notes0" ma:index="31" nillable="true" ma:displayName="Note" ma:format="Dropdown" ma:internalName="notes0">
      <xsd:simpleType>
        <xsd:restriction base="dms:Text">
          <xsd:maxLength value="255"/>
        </xsd:restriction>
      </xsd:simpleType>
    </xsd:element>
    <xsd:element name="Documenttype" ma:index="32" nillable="true" ma:displayName="Document type" ma:format="Dropdown" ma:internalName="Documenttype">
      <xsd:simpleType>
        <xsd:restriction base="dms:Choice">
          <xsd:enumeration value="Template"/>
          <xsd:enumeration value="Process"/>
          <xsd:enumeration value="Reports"/>
        </xsd:restriction>
      </xsd:simpleType>
    </xsd:element>
    <xsd:element name="MediaServiceSearchProperties" ma:index="33" nillable="true" ma:displayName="MediaServiceSearchProperties" ma:hidden="true" ma:internalName="MediaServiceSearchProperties" ma:readOnly="true">
      <xsd:simpleType>
        <xsd:restriction base="dms:Note"/>
      </xsd:simpleType>
    </xsd:element>
    <xsd:element name="MediaServiceBillingMetadata" ma:index="3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1cca0c5-bfe5-4e57-926e-d6262168ba8a"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6" nillable="true" ma:displayName="Taxonomy Catch All Column" ma:hidden="true" ma:list="{6c18f977-21d6-421a-b254-2fc4f14fa0f7}" ma:internalName="TaxCatchAll" ma:showField="CatchAllData" ma:web="c1cca0c5-bfe5-4e57-926e-d6262168b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518c9ea-c2e4-4499-a30f-6b36e0854856">
      <Terms xmlns="http://schemas.microsoft.com/office/infopath/2007/PartnerControls"/>
    </lcf76f155ced4ddcb4097134ff3c332f>
    <SharedWithUsers xmlns="c1cca0c5-bfe5-4e57-926e-d6262168ba8a">
      <UserInfo>
        <DisplayName/>
        <AccountId xsi:nil="true"/>
        <AccountType/>
      </UserInfo>
    </SharedWithUsers>
    <MediaLengthInSeconds xmlns="0518c9ea-c2e4-4499-a30f-6b36e0854856" xsi:nil="true"/>
    <TaxCatchAll xmlns="c1cca0c5-bfe5-4e57-926e-d6262168ba8a" xsi:nil="true"/>
    <DigitalDesigner xmlns="0518c9ea-c2e4-4499-a30f-6b36e0854856">
      <UserInfo>
        <DisplayName/>
        <AccountId xsi:nil="true"/>
        <AccountType/>
      </UserInfo>
    </DigitalDesigner>
    <EducationalDesigner xmlns="0518c9ea-c2e4-4499-a30f-6b36e0854856">
      <UserInfo>
        <DisplayName/>
        <AccountId xsi:nil="true"/>
        <AccountType/>
      </UserInfo>
    </EducationalDesigner>
    <Status xmlns="0518c9ea-c2e4-4499-a30f-6b36e0854856" xsi:nil="true"/>
    <Wecanaddcolumns xmlns="0518c9ea-c2e4-4499-a30f-6b36e0854856" xsi:nil="true"/>
    <Documenttype xmlns="0518c9ea-c2e4-4499-a30f-6b36e0854856" xsi:nil="true"/>
    <Notes xmlns="0518c9ea-c2e4-4499-a30f-6b36e0854856" xsi:nil="true"/>
    <Faculty xmlns="0518c9ea-c2e4-4499-a30f-6b36e0854856" xsi:nil="true"/>
    <notes0 xmlns="0518c9ea-c2e4-4499-a30f-6b36e085485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52651A7-0121-4DF0-8CB2-A67F5B12CD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18c9ea-c2e4-4499-a30f-6b36e0854856"/>
    <ds:schemaRef ds:uri="c1cca0c5-bfe5-4e57-926e-d6262168b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2B34B43-036B-4330-BF95-1E5EF2408652}">
  <ds:schemaRefs>
    <ds:schemaRef ds:uri="http://schemas.microsoft.com/office/2006/metadata/properties"/>
    <ds:schemaRef ds:uri="http://schemas.microsoft.com/office/infopath/2007/PartnerControls"/>
    <ds:schemaRef ds:uri="0518c9ea-c2e4-4499-a30f-6b36e0854856"/>
    <ds:schemaRef ds:uri="c1cca0c5-bfe5-4e57-926e-d6262168ba8a"/>
  </ds:schemaRefs>
</ds:datastoreItem>
</file>

<file path=customXml/itemProps3.xml><?xml version="1.0" encoding="utf-8"?>
<ds:datastoreItem xmlns:ds="http://schemas.openxmlformats.org/officeDocument/2006/customXml" ds:itemID="{28C0AE1A-D891-40CD-BAF3-F36101E940C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1072</Words>
  <Characters>5727</Characters>
  <Application>Microsoft Office Word</Application>
  <DocSecurity>0</DocSecurity>
  <Lines>116</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Marlon Jones</dc:creator>
  <cp:keywords/>
  <dc:description/>
  <cp:lastModifiedBy>Ken Wojcikowski</cp:lastModifiedBy>
  <cp:revision>2</cp:revision>
  <dcterms:created xsi:type="dcterms:W3CDTF">2026-01-19T00:39:00Z</dcterms:created>
  <dcterms:modified xsi:type="dcterms:W3CDTF">2026-01-19T00:39:00Z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0x010100BD7CEE111EC3E444A1F6BB0696841752</vt:lpwstr>
  </property>
  <property fmtid="{D5CDD505-2E9C-101B-9397-08002B2CF9AE}" pid="3" name="MediaServiceImageTags">
    <vt:lpwstr/>
  </property>
  <property fmtid="{D5CDD505-2E9C-101B-9397-08002B2CF9AE}" pid="4" name="Order">
    <vt:r8>1944300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_activity">
    <vt:lpwstr>{"FileActivityType":"11","FileActivityTimeStamp":"2025-04-04T01:34:15.447Z","FileActivityUsersOnPage":[{"DisplayName":"Trudy Mason","Id":"trudy.mason@scu.edu.au"},{"DisplayName":"Marlon Jones","Id":"marlon.jones@scu.edu.au"}],"FileActivityNavigationId":null}</vt:lpwstr>
  </property>
  <property fmtid="{D5CDD505-2E9C-101B-9397-08002B2CF9AE}" pid="12" name="GrammarlyDocumentId">
    <vt:lpwstr>b192bd5c-1000-4791-b4c9-12a746c8ce05</vt:lpwstr>
  </property>
</Properties>
</file>